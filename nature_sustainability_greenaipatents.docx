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E7083" w:rsidRDefault="00336088" w14:paraId="5F9F58B0" w14:textId="16FC6238">
      <w:pPr>
        <w:rPr>
          <w:rFonts w:ascii="Arial" w:hAnsi="Arial" w:cs="Arial"/>
          <w:b/>
          <w:bCs/>
          <w:sz w:val="32"/>
          <w:szCs w:val="32"/>
        </w:rPr>
      </w:pPr>
      <w:r w:rsidRPr="00336088">
        <w:rPr>
          <w:rFonts w:ascii="Arial" w:hAnsi="Arial" w:cs="Arial"/>
          <w:b/>
          <w:bCs/>
          <w:sz w:val="32"/>
          <w:szCs w:val="32"/>
        </w:rPr>
        <w:t xml:space="preserve">A </w:t>
      </w:r>
      <w:r>
        <w:rPr>
          <w:rFonts w:ascii="Arial" w:hAnsi="Arial" w:cs="Arial"/>
          <w:b/>
          <w:bCs/>
          <w:sz w:val="32"/>
          <w:szCs w:val="32"/>
        </w:rPr>
        <w:t>c</w:t>
      </w:r>
      <w:r w:rsidRPr="00336088">
        <w:rPr>
          <w:rFonts w:ascii="Arial" w:hAnsi="Arial" w:cs="Arial"/>
          <w:b/>
          <w:bCs/>
          <w:sz w:val="32"/>
          <w:szCs w:val="32"/>
        </w:rPr>
        <w:t xml:space="preserve">omputational </w:t>
      </w:r>
      <w:r>
        <w:rPr>
          <w:rFonts w:ascii="Arial" w:hAnsi="Arial" w:cs="Arial"/>
          <w:b/>
          <w:bCs/>
          <w:sz w:val="32"/>
          <w:szCs w:val="32"/>
        </w:rPr>
        <w:t>l</w:t>
      </w:r>
      <w:r w:rsidRPr="00336088">
        <w:rPr>
          <w:rFonts w:ascii="Arial" w:hAnsi="Arial" w:cs="Arial"/>
          <w:b/>
          <w:bCs/>
          <w:sz w:val="32"/>
          <w:szCs w:val="32"/>
        </w:rPr>
        <w:t xml:space="preserve">inguistic </w:t>
      </w:r>
      <w:r>
        <w:rPr>
          <w:rFonts w:ascii="Arial" w:hAnsi="Arial" w:cs="Arial"/>
          <w:b/>
          <w:bCs/>
          <w:sz w:val="32"/>
          <w:szCs w:val="32"/>
        </w:rPr>
        <w:t>a</w:t>
      </w:r>
      <w:r w:rsidRPr="00336088">
        <w:rPr>
          <w:rFonts w:ascii="Arial" w:hAnsi="Arial" w:cs="Arial"/>
          <w:b/>
          <w:bCs/>
          <w:sz w:val="32"/>
          <w:szCs w:val="32"/>
        </w:rPr>
        <w:t xml:space="preserve">nalysis on </w:t>
      </w:r>
      <w:r>
        <w:rPr>
          <w:rFonts w:ascii="Arial" w:hAnsi="Arial" w:cs="Arial"/>
          <w:b/>
          <w:bCs/>
          <w:sz w:val="32"/>
          <w:szCs w:val="32"/>
        </w:rPr>
        <w:t>a</w:t>
      </w:r>
      <w:r w:rsidRPr="00336088">
        <w:rPr>
          <w:rFonts w:ascii="Arial" w:hAnsi="Arial" w:cs="Arial"/>
          <w:b/>
          <w:bCs/>
          <w:sz w:val="32"/>
          <w:szCs w:val="32"/>
        </w:rPr>
        <w:t xml:space="preserve">rtificial </w:t>
      </w:r>
      <w:r>
        <w:rPr>
          <w:rFonts w:ascii="Arial" w:hAnsi="Arial" w:cs="Arial"/>
          <w:b/>
          <w:bCs/>
          <w:sz w:val="32"/>
          <w:szCs w:val="32"/>
        </w:rPr>
        <w:t>i</w:t>
      </w:r>
      <w:r w:rsidRPr="00336088">
        <w:rPr>
          <w:rFonts w:ascii="Arial" w:hAnsi="Arial" w:cs="Arial"/>
          <w:b/>
          <w:bCs/>
          <w:sz w:val="32"/>
          <w:szCs w:val="32"/>
        </w:rPr>
        <w:t xml:space="preserve">ntelligence and </w:t>
      </w:r>
      <w:r>
        <w:rPr>
          <w:rFonts w:ascii="Arial" w:hAnsi="Arial" w:cs="Arial"/>
          <w:b/>
          <w:bCs/>
          <w:sz w:val="32"/>
          <w:szCs w:val="32"/>
        </w:rPr>
        <w:t>s</w:t>
      </w:r>
      <w:r w:rsidRPr="00336088">
        <w:rPr>
          <w:rFonts w:ascii="Arial" w:hAnsi="Arial" w:cs="Arial"/>
          <w:b/>
          <w:bCs/>
          <w:sz w:val="32"/>
          <w:szCs w:val="32"/>
        </w:rPr>
        <w:t>ustainability</w:t>
      </w:r>
      <w:r w:rsidR="00EC24CA">
        <w:rPr>
          <w:rFonts w:ascii="Arial" w:hAnsi="Arial" w:cs="Arial"/>
          <w:b/>
          <w:bCs/>
          <w:sz w:val="32"/>
          <w:szCs w:val="32"/>
        </w:rPr>
        <w:t xml:space="preserve"> patents</w:t>
      </w:r>
    </w:p>
    <w:p w:rsidRPr="00BE5DC8" w:rsidR="00336088" w:rsidRDefault="00336088" w14:paraId="68F0D820" w14:textId="77777777">
      <w:pPr>
        <w:rPr>
          <w:rFonts w:ascii="Arial" w:hAnsi="Arial" w:cs="Arial"/>
          <w:sz w:val="28"/>
          <w:szCs w:val="28"/>
        </w:rPr>
      </w:pPr>
    </w:p>
    <w:p w:rsidRPr="00BE5DC8" w:rsidR="00EE7083" w:rsidP="00EE7083" w:rsidRDefault="00EE7083" w14:paraId="417B7798" w14:textId="6BD295B9">
      <w:pPr>
        <w:jc w:val="both"/>
        <w:rPr>
          <w:rFonts w:ascii="Arial" w:hAnsi="Arial" w:cs="Arial"/>
          <w:b/>
          <w:bCs/>
          <w:sz w:val="28"/>
          <w:szCs w:val="28"/>
        </w:rPr>
      </w:pPr>
      <w:r w:rsidRPr="00BE5DC8">
        <w:rPr>
          <w:rFonts w:ascii="Arial" w:hAnsi="Arial" w:cs="Arial"/>
          <w:b/>
          <w:bCs/>
          <w:sz w:val="28"/>
          <w:szCs w:val="28"/>
        </w:rPr>
        <w:t>Abstract</w:t>
      </w:r>
    </w:p>
    <w:p w:rsidRPr="00E91B57" w:rsidR="00EE7083" w:rsidP="00EE7083" w:rsidRDefault="00EE7083" w14:paraId="2F136181" w14:textId="307C0DC7">
      <w:pPr>
        <w:jc w:val="both"/>
        <w:rPr>
          <w:rFonts w:ascii="Arial" w:hAnsi="Arial" w:cs="Arial"/>
          <w:sz w:val="24"/>
          <w:szCs w:val="24"/>
        </w:rPr>
      </w:pPr>
      <w:r w:rsidRPr="3F3AA60B" w:rsidR="00EE7083">
        <w:rPr>
          <w:rFonts w:ascii="Arial" w:hAnsi="Arial" w:cs="Arial"/>
          <w:sz w:val="24"/>
          <w:szCs w:val="24"/>
        </w:rPr>
        <w:t>The discourse on AI and sustainability is sharply divided between those who view AI as a transformative tool to mitigate and adapt to climate change, and those who highlight AI</w:t>
      </w:r>
      <w:r w:rsidRPr="3F3AA60B" w:rsidR="005052D8">
        <w:rPr>
          <w:rFonts w:ascii="Arial" w:hAnsi="Arial" w:cs="Arial"/>
          <w:sz w:val="24"/>
          <w:szCs w:val="24"/>
        </w:rPr>
        <w:t>’</w:t>
      </w:r>
      <w:r w:rsidRPr="3F3AA60B" w:rsidR="00EE7083">
        <w:rPr>
          <w:rFonts w:ascii="Arial" w:hAnsi="Arial" w:cs="Arial"/>
          <w:sz w:val="24"/>
          <w:szCs w:val="24"/>
        </w:rPr>
        <w:t xml:space="preserve">s own growing environmental </w:t>
      </w:r>
      <w:r w:rsidRPr="3F3AA60B" w:rsidR="005052D8">
        <w:rPr>
          <w:rFonts w:ascii="Arial" w:hAnsi="Arial" w:cs="Arial"/>
          <w:sz w:val="24"/>
          <w:szCs w:val="24"/>
        </w:rPr>
        <w:t>impacts</w:t>
      </w:r>
      <w:r w:rsidRPr="3F3AA60B" w:rsidR="00EE7083">
        <w:rPr>
          <w:rFonts w:ascii="Arial" w:hAnsi="Arial" w:cs="Arial"/>
          <w:sz w:val="24"/>
          <w:szCs w:val="24"/>
        </w:rPr>
        <w:t>. Despite this dichotomy, little is known about how these perspectives manifest within the innovation context. In this paper, we conduct a computational linguistic analysis of 20,445 patents</w:t>
      </w:r>
      <w:r w:rsidRPr="3F3AA60B" w:rsidR="00AE5DB4">
        <w:rPr>
          <w:rFonts w:ascii="Arial" w:hAnsi="Arial" w:cs="Arial"/>
          <w:sz w:val="24"/>
          <w:szCs w:val="24"/>
        </w:rPr>
        <w:t xml:space="preserve"> retrieve</w:t>
      </w:r>
      <w:ins w:author="Christina Ziegler" w:date="2025-10-13T21:34:42.564Z" w:id="2101333839">
        <w:r w:rsidRPr="3F3AA60B" w:rsidR="37BB38B5">
          <w:rPr>
            <w:rFonts w:ascii="Arial" w:hAnsi="Arial" w:cs="Arial"/>
            <w:sz w:val="24"/>
            <w:szCs w:val="24"/>
          </w:rPr>
          <w:t>d</w:t>
        </w:r>
      </w:ins>
      <w:r w:rsidRPr="3F3AA60B" w:rsidR="00EE7083">
        <w:rPr>
          <w:rFonts w:ascii="Arial" w:hAnsi="Arial" w:cs="Arial"/>
          <w:sz w:val="24"/>
          <w:szCs w:val="24"/>
        </w:rPr>
        <w:t xml:space="preserve"> at the intersection of AI and sustainability to explore prevailing innovation trends. Our findings </w:t>
      </w:r>
      <w:r w:rsidRPr="3F3AA60B" w:rsidR="00EE7083">
        <w:rPr>
          <w:rFonts w:ascii="Arial" w:hAnsi="Arial" w:cs="Arial"/>
          <w:sz w:val="24"/>
          <w:szCs w:val="24"/>
        </w:rPr>
        <w:t>indicate</w:t>
      </w:r>
      <w:r w:rsidRPr="3F3AA60B" w:rsidR="00EE7083">
        <w:rPr>
          <w:rFonts w:ascii="Arial" w:hAnsi="Arial" w:cs="Arial"/>
          <w:sz w:val="24"/>
          <w:szCs w:val="24"/>
        </w:rPr>
        <w:t xml:space="preserve"> a strong bias towards AI applications </w:t>
      </w:r>
      <w:ins w:author="Christina Ziegler" w:date="2025-10-13T21:35:24.751Z" w:id="463656023">
        <w:r w:rsidRPr="3F3AA60B" w:rsidR="49D56631">
          <w:rPr>
            <w:rFonts w:ascii="Arial" w:hAnsi="Arial" w:cs="Arial"/>
            <w:sz w:val="24"/>
            <w:szCs w:val="24"/>
          </w:rPr>
          <w:t>used to tackle a variety of sustainability challenges</w:t>
        </w:r>
      </w:ins>
      <w:del w:author="Christina Ziegler" w:date="2025-10-13T21:35:29.284Z" w:id="938425785">
        <w:r w:rsidRPr="3F3AA60B" w:rsidDel="00EE7083">
          <w:rPr>
            <w:rFonts w:ascii="Arial" w:hAnsi="Arial" w:cs="Arial"/>
            <w:sz w:val="24"/>
            <w:szCs w:val="24"/>
          </w:rPr>
          <w:delText>aimed at sustainability challenges</w:delText>
        </w:r>
      </w:del>
      <w:r w:rsidRPr="3F3AA60B" w:rsidR="00EE7083">
        <w:rPr>
          <w:rFonts w:ascii="Arial" w:hAnsi="Arial" w:cs="Arial"/>
          <w:sz w:val="24"/>
          <w:szCs w:val="24"/>
        </w:rPr>
        <w:t xml:space="preserve">, with </w:t>
      </w:r>
      <w:r w:rsidRPr="3F3AA60B" w:rsidR="005069FA">
        <w:rPr>
          <w:rFonts w:ascii="Arial" w:hAnsi="Arial" w:cs="Arial"/>
          <w:sz w:val="24"/>
          <w:szCs w:val="24"/>
        </w:rPr>
        <w:t>only</w:t>
      </w:r>
      <w:r w:rsidRPr="3F3AA60B" w:rsidR="00EE7083">
        <w:rPr>
          <w:rFonts w:ascii="Arial" w:hAnsi="Arial" w:cs="Arial"/>
          <w:sz w:val="24"/>
          <w:szCs w:val="24"/>
        </w:rPr>
        <w:t xml:space="preserve"> </w:t>
      </w:r>
      <w:r w:rsidRPr="3F3AA60B" w:rsidR="005069FA">
        <w:rPr>
          <w:rFonts w:ascii="Arial" w:hAnsi="Arial" w:cs="Arial"/>
          <w:sz w:val="24"/>
          <w:szCs w:val="24"/>
        </w:rPr>
        <w:t>12</w:t>
      </w:r>
      <w:r w:rsidRPr="3F3AA60B" w:rsidR="00EE7083">
        <w:rPr>
          <w:rFonts w:ascii="Arial" w:hAnsi="Arial" w:cs="Arial"/>
          <w:sz w:val="24"/>
          <w:szCs w:val="24"/>
        </w:rPr>
        <w:t xml:space="preserve">% of patents addressing the environmental impacts of AI itself. These results point to a significant opportunity for prioritising innovation that reduces AI’s environmental </w:t>
      </w:r>
      <w:r w:rsidRPr="3F3AA60B" w:rsidR="00496BF4">
        <w:rPr>
          <w:rFonts w:ascii="Arial" w:hAnsi="Arial" w:cs="Arial"/>
          <w:sz w:val="24"/>
          <w:szCs w:val="24"/>
        </w:rPr>
        <w:t>impacts</w:t>
      </w:r>
      <w:r w:rsidRPr="3F3AA60B" w:rsidR="00EE7083">
        <w:rPr>
          <w:rFonts w:ascii="Arial" w:hAnsi="Arial" w:cs="Arial"/>
          <w:sz w:val="24"/>
          <w:szCs w:val="24"/>
        </w:rPr>
        <w:t>, particularly in the context of disproportionate AI</w:t>
      </w:r>
      <w:r w:rsidRPr="3F3AA60B" w:rsidR="005F21A1">
        <w:rPr>
          <w:rFonts w:ascii="Arial" w:hAnsi="Arial" w:cs="Arial"/>
          <w:sz w:val="24"/>
          <w:szCs w:val="24"/>
        </w:rPr>
        <w:t xml:space="preserve"> infrastructural</w:t>
      </w:r>
      <w:r w:rsidRPr="3F3AA60B" w:rsidR="00EE7083">
        <w:rPr>
          <w:rFonts w:ascii="Arial" w:hAnsi="Arial" w:cs="Arial"/>
          <w:sz w:val="24"/>
          <w:szCs w:val="24"/>
        </w:rPr>
        <w:t xml:space="preserve"> growth</w:t>
      </w:r>
      <w:r w:rsidRPr="3F3AA60B" w:rsidR="00496BF4">
        <w:rPr>
          <w:rFonts w:ascii="Arial" w:hAnsi="Arial" w:cs="Arial"/>
          <w:sz w:val="24"/>
          <w:szCs w:val="24"/>
        </w:rPr>
        <w:t xml:space="preserve"> worldwide</w:t>
      </w:r>
      <w:r w:rsidRPr="3F3AA60B" w:rsidR="00EE7083">
        <w:rPr>
          <w:rFonts w:ascii="Arial" w:hAnsi="Arial" w:cs="Arial"/>
          <w:sz w:val="24"/>
          <w:szCs w:val="24"/>
        </w:rPr>
        <w:t>.</w:t>
      </w:r>
    </w:p>
    <w:p w:rsidR="0097172C" w:rsidP="002F2A3D" w:rsidRDefault="0097172C" w14:paraId="04ED150E" w14:textId="77777777">
      <w:pPr>
        <w:jc w:val="both"/>
        <w:rPr>
          <w:rFonts w:ascii="Arial" w:hAnsi="Arial" w:cs="Arial"/>
          <w:b/>
          <w:bCs/>
          <w:sz w:val="28"/>
          <w:szCs w:val="28"/>
        </w:rPr>
      </w:pPr>
    </w:p>
    <w:p w:rsidR="0097172C" w:rsidP="002F2A3D" w:rsidRDefault="0097172C" w14:paraId="332C0217" w14:textId="77777777">
      <w:pPr>
        <w:jc w:val="both"/>
        <w:rPr>
          <w:rFonts w:ascii="Arial" w:hAnsi="Arial" w:cs="Arial"/>
          <w:b/>
          <w:bCs/>
          <w:sz w:val="28"/>
          <w:szCs w:val="28"/>
        </w:rPr>
      </w:pPr>
    </w:p>
    <w:p w:rsidRPr="008F5CEA" w:rsidR="002F2A3D" w:rsidP="002F2A3D" w:rsidRDefault="002F2A3D" w14:paraId="7820C472" w14:textId="164D6BC4">
      <w:pPr>
        <w:jc w:val="both"/>
        <w:rPr>
          <w:rFonts w:ascii="Arial" w:hAnsi="Arial" w:cs="Arial"/>
          <w:sz w:val="24"/>
          <w:szCs w:val="24"/>
          <w:vertAlign w:val="superscript"/>
        </w:rPr>
      </w:pPr>
      <w:r w:rsidRPr="00E91B57">
        <w:rPr>
          <w:rFonts w:ascii="Arial" w:hAnsi="Arial" w:cs="Arial"/>
          <w:sz w:val="24"/>
          <w:szCs w:val="24"/>
        </w:rPr>
        <w:t>Artificial intelligence (AI) is increasingly positioned as both a tool for advancing sustainability goals and a driver of new sustainability challenges.</w:t>
      </w:r>
      <w:r w:rsidRPr="00611EDF" w:rsidR="00647996">
        <w:rPr>
          <w:rFonts w:ascii="Arial" w:hAnsi="Arial" w:cs="Arial"/>
          <w:sz w:val="24"/>
          <w:szCs w:val="24"/>
          <w:vertAlign w:val="superscript"/>
        </w:rPr>
        <w:t>1</w:t>
      </w:r>
      <w:r w:rsidRPr="00E91B57">
        <w:rPr>
          <w:rFonts w:ascii="Arial" w:hAnsi="Arial" w:cs="Arial"/>
          <w:sz w:val="24"/>
          <w:szCs w:val="24"/>
        </w:rPr>
        <w:t xml:space="preserve"> On one hand, AI systems have been applied across domains such as energy optimisation, biodiversity monitoring, and climate modelling</w:t>
      </w:r>
      <w:r w:rsidR="004E096D">
        <w:rPr>
          <w:rFonts w:ascii="Arial" w:hAnsi="Arial" w:cs="Arial"/>
          <w:sz w:val="24"/>
          <w:szCs w:val="24"/>
        </w:rPr>
        <w:t xml:space="preserve">, </w:t>
      </w:r>
      <w:r w:rsidRPr="00E91B57">
        <w:rPr>
          <w:rFonts w:ascii="Arial" w:hAnsi="Arial" w:cs="Arial"/>
          <w:sz w:val="24"/>
          <w:szCs w:val="24"/>
        </w:rPr>
        <w:t xml:space="preserve">contributing to what is commonly referred to as </w:t>
      </w:r>
      <w:r w:rsidRPr="00E91B57">
        <w:rPr>
          <w:rFonts w:ascii="Arial" w:hAnsi="Arial" w:cs="Arial"/>
          <w:i/>
          <w:iCs/>
          <w:sz w:val="24"/>
          <w:szCs w:val="24"/>
        </w:rPr>
        <w:t>AI for sustainability</w:t>
      </w:r>
      <w:r w:rsidRPr="00E91B57">
        <w:rPr>
          <w:rFonts w:ascii="Arial" w:hAnsi="Arial" w:cs="Arial"/>
          <w:sz w:val="24"/>
          <w:szCs w:val="24"/>
        </w:rPr>
        <w:t xml:space="preserve">. On the other hand, the growing computational demands of AI </w:t>
      </w:r>
      <w:r w:rsidRPr="00E91B57" w:rsidR="000C536C">
        <w:rPr>
          <w:rFonts w:ascii="Arial" w:hAnsi="Arial" w:cs="Arial"/>
          <w:sz w:val="24"/>
          <w:szCs w:val="24"/>
        </w:rPr>
        <w:t>infrastructures</w:t>
      </w:r>
      <w:r w:rsidRPr="00E91B57">
        <w:rPr>
          <w:rFonts w:ascii="Arial" w:hAnsi="Arial" w:cs="Arial"/>
          <w:sz w:val="24"/>
          <w:szCs w:val="24"/>
        </w:rPr>
        <w:t xml:space="preserve">, particularly large-scale foundation models, raise concerns about the </w:t>
      </w:r>
      <w:r w:rsidRPr="00E91B57">
        <w:rPr>
          <w:rFonts w:ascii="Arial" w:hAnsi="Arial" w:cs="Arial"/>
          <w:i/>
          <w:iCs/>
          <w:sz w:val="24"/>
          <w:szCs w:val="24"/>
        </w:rPr>
        <w:t>sustainability of AI</w:t>
      </w:r>
      <w:r w:rsidRPr="00E91B57">
        <w:rPr>
          <w:rFonts w:ascii="Arial" w:hAnsi="Arial" w:cs="Arial"/>
          <w:sz w:val="24"/>
          <w:szCs w:val="24"/>
        </w:rPr>
        <w:t xml:space="preserve"> itself, including energy consumption, greenhouse gas emissions, and water usage for data centre cooling. These two narratives </w:t>
      </w:r>
      <w:r w:rsidR="00FD236D">
        <w:rPr>
          <w:rFonts w:ascii="Arial" w:hAnsi="Arial" w:cs="Arial"/>
          <w:sz w:val="24"/>
          <w:szCs w:val="24"/>
        </w:rPr>
        <w:t>prove</w:t>
      </w:r>
      <w:r w:rsidR="009441C0">
        <w:rPr>
          <w:rFonts w:ascii="Arial" w:hAnsi="Arial" w:cs="Arial"/>
          <w:sz w:val="24"/>
          <w:szCs w:val="24"/>
        </w:rPr>
        <w:t xml:space="preserve"> the </w:t>
      </w:r>
      <w:r w:rsidR="00FD236D">
        <w:rPr>
          <w:rFonts w:ascii="Arial" w:hAnsi="Arial" w:cs="Arial"/>
          <w:sz w:val="24"/>
          <w:szCs w:val="24"/>
        </w:rPr>
        <w:t>polarisation of</w:t>
      </w:r>
      <w:r w:rsidR="009441C0">
        <w:rPr>
          <w:rFonts w:ascii="Arial" w:hAnsi="Arial" w:cs="Arial"/>
          <w:sz w:val="24"/>
          <w:szCs w:val="24"/>
        </w:rPr>
        <w:t xml:space="preserve"> debates </w:t>
      </w:r>
      <w:r w:rsidR="00FD236D">
        <w:rPr>
          <w:rFonts w:ascii="Arial" w:hAnsi="Arial" w:cs="Arial"/>
          <w:sz w:val="24"/>
          <w:szCs w:val="24"/>
        </w:rPr>
        <w:t>around</w:t>
      </w:r>
      <w:r w:rsidR="009441C0">
        <w:rPr>
          <w:rFonts w:ascii="Arial" w:hAnsi="Arial" w:cs="Arial"/>
          <w:sz w:val="24"/>
          <w:szCs w:val="24"/>
        </w:rPr>
        <w:t xml:space="preserve"> AI and sustainability</w:t>
      </w:r>
      <w:r w:rsidRPr="00E91B57">
        <w:rPr>
          <w:rFonts w:ascii="Arial" w:hAnsi="Arial" w:cs="Arial"/>
          <w:sz w:val="24"/>
          <w:szCs w:val="24"/>
        </w:rPr>
        <w:t xml:space="preserve">, </w:t>
      </w:r>
      <w:r w:rsidR="009441C0">
        <w:rPr>
          <w:rFonts w:ascii="Arial" w:hAnsi="Arial" w:cs="Arial"/>
          <w:sz w:val="24"/>
          <w:szCs w:val="24"/>
        </w:rPr>
        <w:t xml:space="preserve">revealing </w:t>
      </w:r>
      <w:r w:rsidRPr="00E91B57">
        <w:rPr>
          <w:rFonts w:ascii="Arial" w:hAnsi="Arial" w:cs="Arial"/>
          <w:sz w:val="24"/>
          <w:szCs w:val="24"/>
        </w:rPr>
        <w:t>a fundamental tension at the heart of AI-led innovation.</w:t>
      </w:r>
      <w:r w:rsidR="008F5CEA">
        <w:rPr>
          <w:rFonts w:ascii="Arial" w:hAnsi="Arial" w:cs="Arial"/>
          <w:sz w:val="24"/>
          <w:szCs w:val="24"/>
          <w:vertAlign w:val="superscript"/>
        </w:rPr>
        <w:t>2</w:t>
      </w:r>
    </w:p>
    <w:p w:rsidRPr="00E97900" w:rsidR="002F2A3D" w:rsidP="002F2A3D" w:rsidRDefault="002F2A3D" w14:paraId="2773689E" w14:textId="690C5BB4">
      <w:pPr>
        <w:jc w:val="both"/>
        <w:rPr>
          <w:rFonts w:ascii="Arial" w:hAnsi="Arial" w:cs="Arial"/>
          <w:sz w:val="24"/>
          <w:szCs w:val="24"/>
          <w:vertAlign w:val="superscript"/>
        </w:rPr>
      </w:pPr>
      <w:r w:rsidRPr="00E91B57">
        <w:rPr>
          <w:rFonts w:ascii="Arial" w:hAnsi="Arial" w:cs="Arial"/>
          <w:sz w:val="24"/>
          <w:szCs w:val="24"/>
        </w:rPr>
        <w:t xml:space="preserve">As AI infrastructure </w:t>
      </w:r>
      <w:r w:rsidR="00D65BE3">
        <w:rPr>
          <w:rFonts w:ascii="Arial" w:hAnsi="Arial" w:cs="Arial"/>
          <w:sz w:val="24"/>
          <w:szCs w:val="24"/>
        </w:rPr>
        <w:t>grow</w:t>
      </w:r>
      <w:r w:rsidR="007233D0">
        <w:rPr>
          <w:rFonts w:ascii="Arial" w:hAnsi="Arial" w:cs="Arial"/>
          <w:sz w:val="24"/>
          <w:szCs w:val="24"/>
        </w:rPr>
        <w:t>s worldwide</w:t>
      </w:r>
      <w:r w:rsidRPr="00E91B57">
        <w:rPr>
          <w:rFonts w:ascii="Arial" w:hAnsi="Arial" w:cs="Arial"/>
          <w:sz w:val="24"/>
          <w:szCs w:val="24"/>
        </w:rPr>
        <w:t xml:space="preserve">, the environmental </w:t>
      </w:r>
      <w:r w:rsidR="001134EB">
        <w:rPr>
          <w:rFonts w:ascii="Arial" w:hAnsi="Arial" w:cs="Arial"/>
          <w:sz w:val="24"/>
          <w:szCs w:val="24"/>
        </w:rPr>
        <w:t>impacts</w:t>
      </w:r>
      <w:r w:rsidRPr="00E91B57">
        <w:rPr>
          <w:rFonts w:ascii="Arial" w:hAnsi="Arial" w:cs="Arial"/>
          <w:sz w:val="24"/>
          <w:szCs w:val="24"/>
        </w:rPr>
        <w:t xml:space="preserve"> associated with </w:t>
      </w:r>
      <w:r w:rsidR="00F13049">
        <w:rPr>
          <w:rFonts w:ascii="Arial" w:hAnsi="Arial" w:cs="Arial"/>
          <w:sz w:val="24"/>
          <w:szCs w:val="24"/>
        </w:rPr>
        <w:t>this technology</w:t>
      </w:r>
      <w:r w:rsidRPr="00E91B57">
        <w:rPr>
          <w:rFonts w:ascii="Arial" w:hAnsi="Arial" w:cs="Arial"/>
          <w:sz w:val="24"/>
          <w:szCs w:val="24"/>
        </w:rPr>
        <w:t xml:space="preserve"> are becoming more difficult to overlook.</w:t>
      </w:r>
      <w:r w:rsidR="00D65BE3">
        <w:rPr>
          <w:rFonts w:ascii="Arial" w:hAnsi="Arial" w:cs="Arial"/>
          <w:sz w:val="24"/>
          <w:szCs w:val="24"/>
          <w:vertAlign w:val="superscript"/>
        </w:rPr>
        <w:t>3</w:t>
      </w:r>
      <w:r w:rsidRPr="00E91B57">
        <w:rPr>
          <w:rFonts w:ascii="Arial" w:hAnsi="Arial" w:cs="Arial"/>
          <w:sz w:val="24"/>
          <w:szCs w:val="24"/>
        </w:rPr>
        <w:t xml:space="preserve"> Despite widespread rhetoric positioning AI as a force for </w:t>
      </w:r>
      <w:r w:rsidRPr="00E91B57" w:rsidR="00E55E0B">
        <w:rPr>
          <w:rFonts w:ascii="Arial" w:hAnsi="Arial" w:cs="Arial"/>
          <w:sz w:val="24"/>
          <w:szCs w:val="24"/>
        </w:rPr>
        <w:t>environmental</w:t>
      </w:r>
      <w:r w:rsidRPr="00E91B57">
        <w:rPr>
          <w:rFonts w:ascii="Arial" w:hAnsi="Arial" w:cs="Arial"/>
          <w:sz w:val="24"/>
          <w:szCs w:val="24"/>
        </w:rPr>
        <w:t xml:space="preserve"> good</w:t>
      </w:r>
      <w:r w:rsidR="00421F32">
        <w:rPr>
          <w:rFonts w:ascii="Arial" w:hAnsi="Arial" w:cs="Arial"/>
          <w:sz w:val="24"/>
          <w:szCs w:val="24"/>
        </w:rPr>
        <w:t xml:space="preserve"> in the context of sustainable development goals (SDG)</w:t>
      </w:r>
      <w:r w:rsidRPr="00E91B57">
        <w:rPr>
          <w:rFonts w:ascii="Arial" w:hAnsi="Arial" w:cs="Arial"/>
          <w:sz w:val="24"/>
          <w:szCs w:val="24"/>
        </w:rPr>
        <w:t>,</w:t>
      </w:r>
      <w:r w:rsidRPr="00353A69" w:rsidR="009742D9">
        <w:rPr>
          <w:rFonts w:ascii="Arial" w:hAnsi="Arial" w:cs="Arial"/>
          <w:sz w:val="24"/>
          <w:szCs w:val="24"/>
          <w:vertAlign w:val="superscript"/>
        </w:rPr>
        <w:t>4</w:t>
      </w:r>
      <w:r w:rsidRPr="00353A69" w:rsidR="00353A69">
        <w:rPr>
          <w:rFonts w:ascii="Arial" w:hAnsi="Arial" w:cs="Arial"/>
          <w:sz w:val="24"/>
          <w:szCs w:val="24"/>
          <w:vertAlign w:val="superscript"/>
        </w:rPr>
        <w:t>,5</w:t>
      </w:r>
      <w:r w:rsidRPr="00E91B57">
        <w:rPr>
          <w:rFonts w:ascii="Arial" w:hAnsi="Arial" w:cs="Arial"/>
          <w:sz w:val="24"/>
          <w:szCs w:val="24"/>
        </w:rPr>
        <w:t xml:space="preserve"> empirical evidence on how sustainability considerations are embedded in AI innovation processes remains limited.</w:t>
      </w:r>
      <w:r w:rsidR="00D65BE3">
        <w:rPr>
          <w:rFonts w:ascii="Arial" w:hAnsi="Arial" w:cs="Arial"/>
          <w:sz w:val="24"/>
          <w:szCs w:val="24"/>
          <w:vertAlign w:val="superscript"/>
        </w:rPr>
        <w:t>1</w:t>
      </w:r>
      <w:r w:rsidRPr="00E91B57">
        <w:rPr>
          <w:rFonts w:ascii="Arial" w:hAnsi="Arial" w:cs="Arial"/>
          <w:sz w:val="24"/>
          <w:szCs w:val="24"/>
        </w:rPr>
        <w:t xml:space="preserve"> While recent studies have begun to quantify the environmental </w:t>
      </w:r>
      <w:r w:rsidR="00F13049">
        <w:rPr>
          <w:rFonts w:ascii="Arial" w:hAnsi="Arial" w:cs="Arial"/>
          <w:sz w:val="24"/>
          <w:szCs w:val="24"/>
        </w:rPr>
        <w:t>impacts</w:t>
      </w:r>
      <w:r w:rsidRPr="00E91B57">
        <w:rPr>
          <w:rFonts w:ascii="Arial" w:hAnsi="Arial" w:cs="Arial"/>
          <w:sz w:val="24"/>
          <w:szCs w:val="24"/>
        </w:rPr>
        <w:t xml:space="preserve"> of AI</w:t>
      </w:r>
      <w:r w:rsidR="00F13049">
        <w:rPr>
          <w:rFonts w:ascii="Arial" w:hAnsi="Arial" w:cs="Arial"/>
          <w:sz w:val="24"/>
          <w:szCs w:val="24"/>
        </w:rPr>
        <w:t xml:space="preserve"> supply chains</w:t>
      </w:r>
      <w:r w:rsidR="00AE727B">
        <w:rPr>
          <w:rFonts w:ascii="Arial" w:hAnsi="Arial" w:cs="Arial"/>
          <w:sz w:val="24"/>
          <w:szCs w:val="24"/>
        </w:rPr>
        <w:t xml:space="preserve">, considering semiconductors and data </w:t>
      </w:r>
      <w:r w:rsidR="0039643F">
        <w:rPr>
          <w:rFonts w:ascii="Arial" w:hAnsi="Arial" w:cs="Arial"/>
          <w:sz w:val="24"/>
          <w:szCs w:val="24"/>
        </w:rPr>
        <w:t>centres</w:t>
      </w:r>
      <w:r w:rsidR="00D207E8">
        <w:rPr>
          <w:rFonts w:ascii="Arial" w:hAnsi="Arial" w:cs="Arial"/>
          <w:sz w:val="24"/>
          <w:szCs w:val="24"/>
        </w:rPr>
        <w:t xml:space="preserve"> life cycle assessments</w:t>
      </w:r>
      <w:r w:rsidRPr="00E91B57">
        <w:rPr>
          <w:rFonts w:ascii="Arial" w:hAnsi="Arial" w:cs="Arial"/>
          <w:sz w:val="24"/>
          <w:szCs w:val="24"/>
        </w:rPr>
        <w:t>,</w:t>
      </w:r>
      <w:r w:rsidR="00D207E8">
        <w:rPr>
          <w:rFonts w:ascii="Arial" w:hAnsi="Arial" w:cs="Arial"/>
          <w:sz w:val="24"/>
          <w:szCs w:val="24"/>
          <w:vertAlign w:val="superscript"/>
        </w:rPr>
        <w:t>6</w:t>
      </w:r>
      <w:r w:rsidR="0039643F">
        <w:rPr>
          <w:rFonts w:ascii="Arial" w:hAnsi="Arial" w:cs="Arial"/>
          <w:sz w:val="24"/>
          <w:szCs w:val="24"/>
          <w:vertAlign w:val="superscript"/>
        </w:rPr>
        <w:t>,7</w:t>
      </w:r>
      <w:r w:rsidR="00353A69">
        <w:rPr>
          <w:rFonts w:ascii="Arial" w:hAnsi="Arial" w:cs="Arial"/>
          <w:sz w:val="24"/>
          <w:szCs w:val="24"/>
          <w:vertAlign w:val="superscript"/>
        </w:rPr>
        <w:t>,8,9</w:t>
      </w:r>
      <w:r w:rsidR="007A748C">
        <w:rPr>
          <w:rFonts w:ascii="Arial" w:hAnsi="Arial" w:cs="Arial"/>
          <w:sz w:val="24"/>
          <w:szCs w:val="24"/>
          <w:vertAlign w:val="superscript"/>
        </w:rPr>
        <w:t xml:space="preserve">,10 </w:t>
      </w:r>
      <w:r w:rsidRPr="00E91B57">
        <w:rPr>
          <w:rFonts w:ascii="Arial" w:hAnsi="Arial" w:cs="Arial"/>
          <w:sz w:val="24"/>
          <w:szCs w:val="24"/>
        </w:rPr>
        <w:t xml:space="preserve">far less is known about how </w:t>
      </w:r>
      <w:r w:rsidR="00421F32">
        <w:rPr>
          <w:rFonts w:ascii="Arial" w:hAnsi="Arial" w:cs="Arial"/>
          <w:sz w:val="24"/>
          <w:szCs w:val="24"/>
        </w:rPr>
        <w:t>the sustainability of AI</w:t>
      </w:r>
      <w:r w:rsidRPr="00E91B57">
        <w:rPr>
          <w:rFonts w:ascii="Arial" w:hAnsi="Arial" w:cs="Arial"/>
          <w:sz w:val="24"/>
          <w:szCs w:val="24"/>
        </w:rPr>
        <w:t xml:space="preserve"> is being prioritised</w:t>
      </w:r>
      <w:r w:rsidR="006B77B5">
        <w:rPr>
          <w:rFonts w:ascii="Arial" w:hAnsi="Arial" w:cs="Arial"/>
          <w:sz w:val="24"/>
          <w:szCs w:val="24"/>
        </w:rPr>
        <w:t xml:space="preserve"> </w:t>
      </w:r>
      <w:r w:rsidRPr="00E91B57">
        <w:rPr>
          <w:rFonts w:ascii="Arial" w:hAnsi="Arial" w:cs="Arial"/>
          <w:sz w:val="24"/>
          <w:szCs w:val="24"/>
        </w:rPr>
        <w:t>within the institutional and technological contexts.</w:t>
      </w:r>
      <w:r w:rsidR="00E97900">
        <w:rPr>
          <w:rFonts w:ascii="Arial" w:hAnsi="Arial" w:cs="Arial"/>
          <w:sz w:val="24"/>
          <w:szCs w:val="24"/>
          <w:vertAlign w:val="superscript"/>
        </w:rPr>
        <w:t>11</w:t>
      </w:r>
      <w:r w:rsidR="00374E9F">
        <w:rPr>
          <w:rFonts w:ascii="Arial" w:hAnsi="Arial" w:cs="Arial"/>
          <w:sz w:val="24"/>
          <w:szCs w:val="24"/>
          <w:vertAlign w:val="superscript"/>
        </w:rPr>
        <w:t>,12</w:t>
      </w:r>
    </w:p>
    <w:p w:rsidRPr="00E91B57" w:rsidR="002F2A3D" w:rsidP="002F2A3D" w:rsidRDefault="002F2A3D" w14:paraId="25B32C66" w14:textId="70CD94E6">
      <w:pPr>
        <w:jc w:val="both"/>
        <w:rPr>
          <w:rFonts w:ascii="Arial" w:hAnsi="Arial" w:cs="Arial"/>
          <w:sz w:val="24"/>
          <w:szCs w:val="24"/>
        </w:rPr>
      </w:pPr>
      <w:r w:rsidRPr="3F3AA60B" w:rsidR="002F2A3D">
        <w:rPr>
          <w:rFonts w:ascii="Arial" w:hAnsi="Arial" w:cs="Arial"/>
          <w:sz w:val="24"/>
          <w:szCs w:val="24"/>
        </w:rPr>
        <w:t>In this paper, we examine patents as a key empirical lens through which to investigate how sustainability is conceptualised and operationalised in AI-related innovation.</w:t>
      </w:r>
      <w:r w:rsidRPr="3F3AA60B" w:rsidR="00EE31C2">
        <w:rPr>
          <w:rFonts w:ascii="Arial" w:hAnsi="Arial" w:cs="Arial"/>
          <w:sz w:val="24"/>
          <w:szCs w:val="24"/>
          <w:vertAlign w:val="superscript"/>
        </w:rPr>
        <w:t>13</w:t>
      </w:r>
      <w:r w:rsidRPr="3F3AA60B" w:rsidR="002F2A3D">
        <w:rPr>
          <w:rFonts w:ascii="Arial" w:hAnsi="Arial" w:cs="Arial"/>
          <w:sz w:val="24"/>
          <w:szCs w:val="24"/>
          <w:vertAlign w:val="superscript"/>
        </w:rPr>
        <w:t xml:space="preserve"> </w:t>
      </w:r>
      <w:r w:rsidRPr="3F3AA60B" w:rsidR="002F2A3D">
        <w:rPr>
          <w:rFonts w:ascii="Arial" w:hAnsi="Arial" w:cs="Arial"/>
          <w:sz w:val="24"/>
          <w:szCs w:val="24"/>
        </w:rPr>
        <w:t>Patents are a valuable proxy for</w:t>
      </w:r>
      <w:r w:rsidRPr="3F3AA60B" w:rsidR="00F25AAC">
        <w:rPr>
          <w:rFonts w:ascii="Arial" w:hAnsi="Arial" w:cs="Arial"/>
          <w:sz w:val="24"/>
          <w:szCs w:val="24"/>
        </w:rPr>
        <w:t xml:space="preserve"> measuring and</w:t>
      </w:r>
      <w:r w:rsidRPr="3F3AA60B" w:rsidR="002F2A3D">
        <w:rPr>
          <w:rFonts w:ascii="Arial" w:hAnsi="Arial" w:cs="Arial"/>
          <w:sz w:val="24"/>
          <w:szCs w:val="24"/>
        </w:rPr>
        <w:t xml:space="preserve"> understanding </w:t>
      </w:r>
      <w:r w:rsidRPr="3F3AA60B" w:rsidR="008F7207">
        <w:rPr>
          <w:rFonts w:ascii="Arial" w:hAnsi="Arial" w:cs="Arial"/>
          <w:sz w:val="24"/>
          <w:szCs w:val="24"/>
        </w:rPr>
        <w:t xml:space="preserve">innovation </w:t>
      </w:r>
      <w:r w:rsidRPr="3F3AA60B" w:rsidR="008F7207">
        <w:rPr>
          <w:rFonts w:ascii="Arial" w:hAnsi="Arial" w:cs="Arial"/>
          <w:sz w:val="24"/>
          <w:szCs w:val="24"/>
        </w:rPr>
        <w:t>directionality</w:t>
      </w:r>
      <w:r w:rsidRPr="3F3AA60B" w:rsidR="002F2A3D">
        <w:rPr>
          <w:rFonts w:ascii="Arial" w:hAnsi="Arial" w:cs="Arial"/>
          <w:sz w:val="24"/>
          <w:szCs w:val="24"/>
        </w:rPr>
        <w:t xml:space="preserve">: they represent both intellectual property claims and commercial </w:t>
      </w:r>
      <w:r w:rsidRPr="3F3AA60B" w:rsidR="00421F32">
        <w:rPr>
          <w:rFonts w:ascii="Arial" w:hAnsi="Arial" w:cs="Arial"/>
          <w:sz w:val="24"/>
          <w:szCs w:val="24"/>
        </w:rPr>
        <w:t>intent</w:t>
      </w:r>
      <w:ins w:author="Christina Ziegler" w:date="2025-10-13T21:37:05.909Z" w:id="367709501">
        <w:r w:rsidRPr="3F3AA60B" w:rsidR="47DF37A0">
          <w:rPr>
            <w:rFonts w:ascii="Arial" w:hAnsi="Arial" w:cs="Arial"/>
            <w:sz w:val="24"/>
            <w:szCs w:val="24"/>
          </w:rPr>
          <w:t>,</w:t>
        </w:r>
      </w:ins>
      <w:r w:rsidRPr="3F3AA60B" w:rsidR="00421F32">
        <w:rPr>
          <w:rFonts w:ascii="Arial" w:hAnsi="Arial" w:cs="Arial"/>
          <w:sz w:val="24"/>
          <w:szCs w:val="24"/>
        </w:rPr>
        <w:t xml:space="preserve"> and</w:t>
      </w:r>
      <w:r w:rsidRPr="3F3AA60B" w:rsidR="002F2A3D">
        <w:rPr>
          <w:rFonts w:ascii="Arial" w:hAnsi="Arial" w:cs="Arial"/>
          <w:sz w:val="24"/>
          <w:szCs w:val="24"/>
        </w:rPr>
        <w:t xml:space="preserve"> offer insight into how inventors and institutions frame the goals and impacts of </w:t>
      </w:r>
      <w:r w:rsidRPr="3F3AA60B" w:rsidR="002F2A3D">
        <w:rPr>
          <w:rFonts w:ascii="Arial" w:hAnsi="Arial" w:cs="Arial"/>
          <w:sz w:val="24"/>
          <w:szCs w:val="24"/>
        </w:rPr>
        <w:t>their work.</w:t>
      </w:r>
      <w:r w:rsidRPr="3F3AA60B" w:rsidR="00EE31C2">
        <w:rPr>
          <w:rFonts w:ascii="Arial" w:hAnsi="Arial" w:cs="Arial"/>
          <w:sz w:val="24"/>
          <w:szCs w:val="24"/>
          <w:vertAlign w:val="superscript"/>
        </w:rPr>
        <w:t>14,15</w:t>
      </w:r>
      <w:r w:rsidRPr="3F3AA60B" w:rsidR="002F2A3D">
        <w:rPr>
          <w:rFonts w:ascii="Arial" w:hAnsi="Arial" w:cs="Arial"/>
          <w:sz w:val="24"/>
          <w:szCs w:val="24"/>
        </w:rPr>
        <w:t xml:space="preserve"> </w:t>
      </w:r>
      <w:r w:rsidRPr="3F3AA60B" w:rsidR="00F23309">
        <w:rPr>
          <w:rFonts w:ascii="Arial" w:hAnsi="Arial" w:cs="Arial"/>
          <w:sz w:val="24"/>
          <w:szCs w:val="24"/>
        </w:rPr>
        <w:t>By analysing AI-related patents that incorporate sustainability-oriented language, we aim to explore how the polarised debate around AI and the environment is reflected in innovation efforts</w:t>
      </w:r>
      <w:r w:rsidRPr="3F3AA60B" w:rsidR="00F23309">
        <w:rPr>
          <w:rFonts w:ascii="Arial" w:hAnsi="Arial" w:cs="Arial"/>
          <w:sz w:val="24"/>
          <w:szCs w:val="24"/>
        </w:rPr>
        <w:t xml:space="preserve">, </w:t>
      </w:r>
      <w:r w:rsidRPr="3F3AA60B" w:rsidR="00F23309">
        <w:rPr>
          <w:rFonts w:ascii="Arial" w:hAnsi="Arial" w:cs="Arial"/>
          <w:sz w:val="24"/>
          <w:szCs w:val="24"/>
        </w:rPr>
        <w:t>both those that leverage AI to tackle environmental challenges and those that aim to reduce AI’s own environmental impact</w:t>
      </w:r>
    </w:p>
    <w:p w:rsidRPr="00E91B57" w:rsidR="002F2A3D" w:rsidP="002F2A3D" w:rsidRDefault="002F2A3D" w14:paraId="11203007" w14:textId="39A33CF9">
      <w:pPr>
        <w:jc w:val="both"/>
        <w:rPr>
          <w:rFonts w:ascii="Arial" w:hAnsi="Arial" w:cs="Arial"/>
          <w:sz w:val="24"/>
          <w:szCs w:val="24"/>
        </w:rPr>
      </w:pPr>
      <w:r w:rsidRPr="00E91B57">
        <w:rPr>
          <w:rFonts w:ascii="Arial" w:hAnsi="Arial" w:cs="Arial"/>
          <w:sz w:val="24"/>
          <w:szCs w:val="24"/>
        </w:rPr>
        <w:t>This study is guided by the following research question:</w:t>
      </w:r>
      <w:r w:rsidR="00F23309">
        <w:rPr>
          <w:rFonts w:ascii="Arial" w:hAnsi="Arial" w:cs="Arial"/>
          <w:sz w:val="24"/>
          <w:szCs w:val="24"/>
        </w:rPr>
        <w:t xml:space="preserve"> </w:t>
      </w:r>
      <w:r w:rsidRPr="00E91B57">
        <w:rPr>
          <w:rFonts w:ascii="Arial" w:hAnsi="Arial" w:cs="Arial"/>
          <w:sz w:val="24"/>
          <w:szCs w:val="24"/>
        </w:rPr>
        <w:t xml:space="preserve">How is the distinction between </w:t>
      </w:r>
      <w:r w:rsidRPr="00525147">
        <w:rPr>
          <w:rFonts w:ascii="Arial" w:hAnsi="Arial" w:cs="Arial"/>
          <w:i/>
          <w:iCs/>
          <w:sz w:val="24"/>
          <w:szCs w:val="24"/>
        </w:rPr>
        <w:t>AI for sustainability</w:t>
      </w:r>
      <w:r w:rsidRPr="00E91B57">
        <w:rPr>
          <w:rFonts w:ascii="Arial" w:hAnsi="Arial" w:cs="Arial"/>
          <w:sz w:val="24"/>
          <w:szCs w:val="24"/>
        </w:rPr>
        <w:t xml:space="preserve"> and </w:t>
      </w:r>
      <w:r w:rsidRPr="00525147">
        <w:rPr>
          <w:rFonts w:ascii="Arial" w:hAnsi="Arial" w:cs="Arial"/>
          <w:i/>
          <w:iCs/>
          <w:sz w:val="24"/>
          <w:szCs w:val="24"/>
        </w:rPr>
        <w:t>sustainability of AI</w:t>
      </w:r>
      <w:r w:rsidRPr="00E91B57">
        <w:rPr>
          <w:rFonts w:ascii="Arial" w:hAnsi="Arial" w:cs="Arial"/>
          <w:sz w:val="24"/>
          <w:szCs w:val="24"/>
        </w:rPr>
        <w:t xml:space="preserve"> reflected in patent-based innovation, and what does this reveal about prevailing priorities in the development of AI technologies?</w:t>
      </w:r>
    </w:p>
    <w:p w:rsidRPr="00E91B57" w:rsidR="002F2A3D" w:rsidP="002F2A3D" w:rsidRDefault="00600704" w14:paraId="013BEABB" w14:textId="697BA159">
      <w:pPr>
        <w:jc w:val="both"/>
        <w:rPr>
          <w:rFonts w:ascii="Arial" w:hAnsi="Arial" w:cs="Arial"/>
          <w:sz w:val="24"/>
          <w:szCs w:val="24"/>
        </w:rPr>
      </w:pPr>
      <w:r w:rsidRPr="00600704">
        <w:rPr>
          <w:rFonts w:ascii="Arial" w:hAnsi="Arial" w:cs="Arial"/>
          <w:sz w:val="24"/>
          <w:szCs w:val="24"/>
        </w:rPr>
        <w:t xml:space="preserve">To address this question, we </w:t>
      </w:r>
      <w:r>
        <w:rPr>
          <w:rFonts w:ascii="Arial" w:hAnsi="Arial" w:cs="Arial"/>
          <w:sz w:val="24"/>
          <w:szCs w:val="24"/>
        </w:rPr>
        <w:t>propose</w:t>
      </w:r>
      <w:r w:rsidRPr="00600704">
        <w:rPr>
          <w:rFonts w:ascii="Arial" w:hAnsi="Arial" w:cs="Arial"/>
          <w:sz w:val="24"/>
          <w:szCs w:val="24"/>
        </w:rPr>
        <w:t xml:space="preserve"> a computational linguistic analysis</w:t>
      </w:r>
      <w:r w:rsidR="0081464B">
        <w:rPr>
          <w:rFonts w:ascii="Arial" w:hAnsi="Arial" w:cs="Arial"/>
          <w:sz w:val="24"/>
          <w:szCs w:val="24"/>
          <w:vertAlign w:val="superscript"/>
        </w:rPr>
        <w:t>1</w:t>
      </w:r>
      <w:r w:rsidR="00F60921">
        <w:rPr>
          <w:rFonts w:ascii="Arial" w:hAnsi="Arial" w:cs="Arial"/>
          <w:sz w:val="24"/>
          <w:szCs w:val="24"/>
          <w:vertAlign w:val="superscript"/>
        </w:rPr>
        <w:t xml:space="preserve">6 </w:t>
      </w:r>
      <w:r w:rsidRPr="00600704">
        <w:rPr>
          <w:rFonts w:ascii="Arial" w:hAnsi="Arial" w:cs="Arial"/>
          <w:sz w:val="24"/>
          <w:szCs w:val="24"/>
        </w:rPr>
        <w:t>of patent publications that reference both AI and sustainability-related concepts. Using a curated dataset of 20,445 patent filings retrieved via the European Patent Office (EPO) API,</w:t>
      </w:r>
      <w:r w:rsidRPr="005D6B1B" w:rsidR="00B20E9F">
        <w:rPr>
          <w:rFonts w:ascii="Arial" w:hAnsi="Arial" w:cs="Arial"/>
          <w:sz w:val="24"/>
          <w:szCs w:val="24"/>
          <w:vertAlign w:val="superscript"/>
        </w:rPr>
        <w:t>17</w:t>
      </w:r>
      <w:r w:rsidRPr="005D6B1B">
        <w:rPr>
          <w:rFonts w:ascii="Arial" w:hAnsi="Arial" w:cs="Arial"/>
          <w:sz w:val="24"/>
          <w:szCs w:val="24"/>
          <w:vertAlign w:val="superscript"/>
        </w:rPr>
        <w:t xml:space="preserve"> </w:t>
      </w:r>
      <w:r w:rsidRPr="00600704">
        <w:rPr>
          <w:rFonts w:ascii="Arial" w:hAnsi="Arial" w:cs="Arial"/>
          <w:sz w:val="24"/>
          <w:szCs w:val="24"/>
        </w:rPr>
        <w:t>we apply a classification approach to</w:t>
      </w:r>
      <w:r w:rsidR="003E330F">
        <w:rPr>
          <w:rFonts w:ascii="Arial" w:hAnsi="Arial" w:cs="Arial"/>
          <w:sz w:val="24"/>
          <w:szCs w:val="24"/>
        </w:rPr>
        <w:t xml:space="preserve"> automatically</w:t>
      </w:r>
      <w:r w:rsidRPr="00600704">
        <w:rPr>
          <w:rFonts w:ascii="Arial" w:hAnsi="Arial" w:cs="Arial"/>
          <w:sz w:val="24"/>
          <w:szCs w:val="24"/>
        </w:rPr>
        <w:t xml:space="preserve"> distinguish between patents that apply AI to sustainability challenges and those that aim to </w:t>
      </w:r>
      <w:r w:rsidR="003E330F">
        <w:rPr>
          <w:rFonts w:ascii="Arial" w:hAnsi="Arial" w:cs="Arial"/>
          <w:sz w:val="24"/>
          <w:szCs w:val="24"/>
        </w:rPr>
        <w:t>address</w:t>
      </w:r>
      <w:r w:rsidRPr="00600704">
        <w:rPr>
          <w:rFonts w:ascii="Arial" w:hAnsi="Arial" w:cs="Arial"/>
          <w:sz w:val="24"/>
          <w:szCs w:val="24"/>
        </w:rPr>
        <w:t xml:space="preserve"> the environmental </w:t>
      </w:r>
      <w:r w:rsidR="003E330F">
        <w:rPr>
          <w:rFonts w:ascii="Arial" w:hAnsi="Arial" w:cs="Arial"/>
          <w:sz w:val="24"/>
          <w:szCs w:val="24"/>
        </w:rPr>
        <w:t>impact</w:t>
      </w:r>
      <w:r w:rsidRPr="00600704">
        <w:rPr>
          <w:rFonts w:ascii="Arial" w:hAnsi="Arial" w:cs="Arial"/>
          <w:sz w:val="24"/>
          <w:szCs w:val="24"/>
        </w:rPr>
        <w:t xml:space="preserve"> of AI </w:t>
      </w:r>
      <w:r w:rsidR="003E330F">
        <w:rPr>
          <w:rFonts w:ascii="Arial" w:hAnsi="Arial" w:cs="Arial"/>
          <w:sz w:val="24"/>
          <w:szCs w:val="24"/>
        </w:rPr>
        <w:t>infrastructure</w:t>
      </w:r>
      <w:r w:rsidRPr="00600704">
        <w:rPr>
          <w:rFonts w:ascii="Arial" w:hAnsi="Arial" w:cs="Arial"/>
          <w:sz w:val="24"/>
          <w:szCs w:val="24"/>
        </w:rPr>
        <w:t xml:space="preserve"> themselves.</w:t>
      </w:r>
      <w:r w:rsidRPr="00E91B57" w:rsidR="002F2A3D">
        <w:rPr>
          <w:rFonts w:ascii="Arial" w:hAnsi="Arial" w:cs="Arial"/>
          <w:sz w:val="24"/>
          <w:szCs w:val="24"/>
        </w:rPr>
        <w:t xml:space="preserve"> </w:t>
      </w:r>
    </w:p>
    <w:p w:rsidRPr="00E91B57" w:rsidR="002F2A3D" w:rsidP="002F2A3D" w:rsidRDefault="002F2A3D" w14:paraId="4EA33763" w14:textId="3BF9C73E">
      <w:pPr>
        <w:jc w:val="both"/>
        <w:rPr>
          <w:rFonts w:ascii="Arial" w:hAnsi="Arial" w:cs="Arial"/>
          <w:sz w:val="24"/>
          <w:szCs w:val="24"/>
        </w:rPr>
      </w:pPr>
      <w:r w:rsidRPr="00E91B57">
        <w:rPr>
          <w:rFonts w:ascii="Arial" w:hAnsi="Arial" w:cs="Arial"/>
          <w:sz w:val="24"/>
          <w:szCs w:val="24"/>
        </w:rPr>
        <w:t xml:space="preserve">Our findings reveal that only </w:t>
      </w:r>
      <w:r w:rsidR="00525147">
        <w:rPr>
          <w:rFonts w:ascii="Arial" w:hAnsi="Arial" w:cs="Arial"/>
          <w:sz w:val="24"/>
          <w:szCs w:val="24"/>
        </w:rPr>
        <w:t>12</w:t>
      </w:r>
      <w:r w:rsidRPr="00E91B57">
        <w:rPr>
          <w:rFonts w:ascii="Arial" w:hAnsi="Arial" w:cs="Arial"/>
          <w:sz w:val="24"/>
          <w:szCs w:val="24"/>
        </w:rPr>
        <w:t>% of the analysed patents explicitly address the environmental impacts of AI, while the majority focus on using AI to advance sustainability goals</w:t>
      </w:r>
      <w:r w:rsidR="003A2242">
        <w:rPr>
          <w:rFonts w:ascii="Arial" w:hAnsi="Arial" w:cs="Arial"/>
          <w:sz w:val="24"/>
          <w:szCs w:val="24"/>
          <w:vertAlign w:val="superscript"/>
        </w:rPr>
        <w:t>4</w:t>
      </w:r>
      <w:r w:rsidRPr="00E91B57">
        <w:rPr>
          <w:rFonts w:ascii="Arial" w:hAnsi="Arial" w:cs="Arial"/>
          <w:sz w:val="24"/>
          <w:szCs w:val="24"/>
        </w:rPr>
        <w:t xml:space="preserve"> in other sectors. This suggests a growing but still limited</w:t>
      </w:r>
      <w:r w:rsidR="003F371D">
        <w:rPr>
          <w:rFonts w:ascii="Arial" w:hAnsi="Arial" w:cs="Arial"/>
          <w:sz w:val="24"/>
          <w:szCs w:val="24"/>
        </w:rPr>
        <w:t xml:space="preserve"> patent-based</w:t>
      </w:r>
      <w:r w:rsidRPr="00E91B57">
        <w:rPr>
          <w:rFonts w:ascii="Arial" w:hAnsi="Arial" w:cs="Arial"/>
          <w:sz w:val="24"/>
          <w:szCs w:val="24"/>
        </w:rPr>
        <w:t xml:space="preserve"> innovation focus on making AI itself more sustainable.</w:t>
      </w:r>
      <w:r w:rsidR="00915D67">
        <w:rPr>
          <w:rFonts w:ascii="Arial" w:hAnsi="Arial" w:cs="Arial"/>
          <w:sz w:val="24"/>
          <w:szCs w:val="24"/>
          <w:vertAlign w:val="superscript"/>
        </w:rPr>
        <w:t>18</w:t>
      </w:r>
      <w:r w:rsidRPr="00E91B57">
        <w:rPr>
          <w:rFonts w:ascii="Arial" w:hAnsi="Arial" w:cs="Arial"/>
          <w:sz w:val="24"/>
          <w:szCs w:val="24"/>
        </w:rPr>
        <w:t xml:space="preserve"> These results highlight a potential misalignment between the sustainability discourse surrounding AI and the actual direction of technological </w:t>
      </w:r>
      <w:r w:rsidRPr="00E91B57" w:rsidR="00177C3E">
        <w:rPr>
          <w:rFonts w:ascii="Arial" w:hAnsi="Arial" w:cs="Arial"/>
          <w:sz w:val="24"/>
          <w:szCs w:val="24"/>
        </w:rPr>
        <w:t>development</w:t>
      </w:r>
      <w:r w:rsidR="003F371D">
        <w:rPr>
          <w:rFonts w:ascii="Arial" w:hAnsi="Arial" w:cs="Arial"/>
          <w:sz w:val="24"/>
          <w:szCs w:val="24"/>
        </w:rPr>
        <w:t xml:space="preserve">, revealing </w:t>
      </w:r>
      <w:r w:rsidRPr="00E91B57" w:rsidR="00177C3E">
        <w:rPr>
          <w:rFonts w:ascii="Arial" w:hAnsi="Arial" w:cs="Arial"/>
          <w:sz w:val="24"/>
          <w:szCs w:val="24"/>
        </w:rPr>
        <w:t xml:space="preserve">the opportunity to develop more patents </w:t>
      </w:r>
      <w:r w:rsidR="003F371D">
        <w:rPr>
          <w:rFonts w:ascii="Arial" w:hAnsi="Arial" w:cs="Arial"/>
          <w:sz w:val="24"/>
          <w:szCs w:val="24"/>
        </w:rPr>
        <w:t>considering</w:t>
      </w:r>
      <w:r w:rsidRPr="00E91B57" w:rsidR="00177C3E">
        <w:rPr>
          <w:rFonts w:ascii="Arial" w:hAnsi="Arial" w:cs="Arial"/>
          <w:sz w:val="24"/>
          <w:szCs w:val="24"/>
        </w:rPr>
        <w:t xml:space="preserve"> the sustainability challenges </w:t>
      </w:r>
      <w:r w:rsidR="00736CC5">
        <w:rPr>
          <w:rFonts w:ascii="Arial" w:hAnsi="Arial" w:cs="Arial"/>
          <w:sz w:val="24"/>
          <w:szCs w:val="24"/>
        </w:rPr>
        <w:t>of</w:t>
      </w:r>
      <w:r w:rsidRPr="00E91B57" w:rsidR="00177C3E">
        <w:rPr>
          <w:rFonts w:ascii="Arial" w:hAnsi="Arial" w:cs="Arial"/>
          <w:sz w:val="24"/>
          <w:szCs w:val="24"/>
        </w:rPr>
        <w:t xml:space="preserve"> AI</w:t>
      </w:r>
      <w:r w:rsidRPr="00E91B57" w:rsidR="00622403">
        <w:rPr>
          <w:rFonts w:ascii="Arial" w:hAnsi="Arial" w:cs="Arial"/>
          <w:sz w:val="24"/>
          <w:szCs w:val="24"/>
        </w:rPr>
        <w:t xml:space="preserve"> infrastructure</w:t>
      </w:r>
      <w:r w:rsidR="007C0C69">
        <w:rPr>
          <w:rFonts w:ascii="Arial" w:hAnsi="Arial" w:cs="Arial"/>
          <w:sz w:val="24"/>
          <w:szCs w:val="24"/>
        </w:rPr>
        <w:t xml:space="preserve"> growth,</w:t>
      </w:r>
      <w:r w:rsidR="00941AE5">
        <w:rPr>
          <w:rFonts w:ascii="Arial" w:hAnsi="Arial" w:cs="Arial"/>
          <w:sz w:val="24"/>
          <w:szCs w:val="24"/>
          <w:vertAlign w:val="superscript"/>
        </w:rPr>
        <w:t>19</w:t>
      </w:r>
      <w:r w:rsidR="007C0C69">
        <w:rPr>
          <w:rFonts w:ascii="Arial" w:hAnsi="Arial" w:cs="Arial"/>
          <w:sz w:val="24"/>
          <w:szCs w:val="24"/>
        </w:rPr>
        <w:t xml:space="preserve"> </w:t>
      </w:r>
      <w:r w:rsidR="00146CAB">
        <w:rPr>
          <w:rFonts w:ascii="Arial" w:hAnsi="Arial" w:cs="Arial"/>
          <w:sz w:val="24"/>
          <w:szCs w:val="24"/>
        </w:rPr>
        <w:t xml:space="preserve">including </w:t>
      </w:r>
      <w:r w:rsidR="0046636C">
        <w:rPr>
          <w:rFonts w:ascii="Arial" w:hAnsi="Arial" w:cs="Arial"/>
          <w:sz w:val="24"/>
          <w:szCs w:val="24"/>
        </w:rPr>
        <w:t xml:space="preserve">mineral extractivism, </w:t>
      </w:r>
      <w:r w:rsidR="00146CAB">
        <w:rPr>
          <w:rFonts w:ascii="Arial" w:hAnsi="Arial" w:cs="Arial"/>
          <w:sz w:val="24"/>
          <w:szCs w:val="24"/>
        </w:rPr>
        <w:t>green</w:t>
      </w:r>
      <w:r w:rsidR="00085C50">
        <w:rPr>
          <w:rFonts w:ascii="Arial" w:hAnsi="Arial" w:cs="Arial"/>
          <w:sz w:val="24"/>
          <w:szCs w:val="24"/>
        </w:rPr>
        <w:t>house gas</w:t>
      </w:r>
      <w:r w:rsidR="007C0C69">
        <w:rPr>
          <w:rFonts w:ascii="Arial" w:hAnsi="Arial" w:cs="Arial"/>
          <w:sz w:val="24"/>
          <w:szCs w:val="24"/>
        </w:rPr>
        <w:t xml:space="preserve"> emissions</w:t>
      </w:r>
      <w:r w:rsidR="00146CAB">
        <w:rPr>
          <w:rFonts w:ascii="Arial" w:hAnsi="Arial" w:cs="Arial"/>
          <w:sz w:val="24"/>
          <w:szCs w:val="24"/>
        </w:rPr>
        <w:t xml:space="preserve"> a</w:t>
      </w:r>
      <w:r w:rsidR="00085C50">
        <w:rPr>
          <w:rFonts w:ascii="Arial" w:hAnsi="Arial" w:cs="Arial"/>
          <w:sz w:val="24"/>
          <w:szCs w:val="24"/>
        </w:rPr>
        <w:t>n</w:t>
      </w:r>
      <w:r w:rsidR="00146CAB">
        <w:rPr>
          <w:rFonts w:ascii="Arial" w:hAnsi="Arial" w:cs="Arial"/>
          <w:sz w:val="24"/>
          <w:szCs w:val="24"/>
        </w:rPr>
        <w:t>d</w:t>
      </w:r>
      <w:r w:rsidR="007C0C69">
        <w:rPr>
          <w:rFonts w:ascii="Arial" w:hAnsi="Arial" w:cs="Arial"/>
          <w:sz w:val="24"/>
          <w:szCs w:val="24"/>
        </w:rPr>
        <w:t xml:space="preserve"> water withdrawal.</w:t>
      </w:r>
      <w:r w:rsidRPr="000B1B9E" w:rsidR="00066B2B">
        <w:rPr>
          <w:rFonts w:ascii="Arial" w:hAnsi="Arial" w:cs="Arial"/>
          <w:sz w:val="24"/>
          <w:szCs w:val="24"/>
          <w:vertAlign w:val="superscript"/>
        </w:rPr>
        <w:t>20</w:t>
      </w:r>
      <w:r w:rsidRPr="000B1B9E" w:rsidR="005D1F43">
        <w:rPr>
          <w:rFonts w:ascii="Arial" w:hAnsi="Arial" w:cs="Arial"/>
          <w:sz w:val="24"/>
          <w:szCs w:val="24"/>
          <w:vertAlign w:val="superscript"/>
        </w:rPr>
        <w:t>,21,22</w:t>
      </w:r>
    </w:p>
    <w:p w:rsidRPr="00BE5DC8" w:rsidR="00D46CEA" w:rsidP="00EE7083" w:rsidRDefault="00D46CEA" w14:paraId="7519CA6C" w14:textId="02441BFD">
      <w:pPr>
        <w:jc w:val="both"/>
        <w:rPr>
          <w:rFonts w:ascii="Arial" w:hAnsi="Arial" w:cs="Arial"/>
          <w:b/>
          <w:bCs/>
          <w:sz w:val="28"/>
          <w:szCs w:val="28"/>
        </w:rPr>
      </w:pPr>
      <w:r w:rsidRPr="00BE5DC8">
        <w:rPr>
          <w:rFonts w:ascii="Arial" w:hAnsi="Arial" w:cs="Arial"/>
          <w:b/>
          <w:bCs/>
          <w:sz w:val="28"/>
          <w:szCs w:val="28"/>
        </w:rPr>
        <w:t>Results</w:t>
      </w:r>
    </w:p>
    <w:p w:rsidR="000C536C" w:rsidP="00EE7083" w:rsidRDefault="007D1F59" w14:paraId="6756929F" w14:textId="49CA1855">
      <w:pPr>
        <w:jc w:val="both"/>
        <w:rPr>
          <w:rFonts w:ascii="Arial" w:hAnsi="Arial" w:cs="Arial"/>
          <w:sz w:val="24"/>
          <w:szCs w:val="24"/>
        </w:rPr>
      </w:pPr>
      <w:r w:rsidRPr="3F3AA60B" w:rsidR="007D1F59">
        <w:rPr>
          <w:rFonts w:ascii="Arial" w:hAnsi="Arial" w:cs="Arial"/>
          <w:sz w:val="24"/>
          <w:szCs w:val="24"/>
        </w:rPr>
        <w:t>According to our computational linguistic classifier, t</w:t>
      </w:r>
      <w:r w:rsidRPr="3F3AA60B" w:rsidR="009D6B8A">
        <w:rPr>
          <w:rFonts w:ascii="Arial" w:hAnsi="Arial" w:cs="Arial"/>
          <w:sz w:val="24"/>
          <w:szCs w:val="24"/>
        </w:rPr>
        <w:t xml:space="preserve">he total retrieved patents (n = 20,445) reveal a growing trend in patenting activity </w:t>
      </w:r>
      <w:r w:rsidRPr="3F3AA60B" w:rsidR="00525147">
        <w:rPr>
          <w:rFonts w:ascii="Arial" w:hAnsi="Arial" w:cs="Arial"/>
          <w:sz w:val="24"/>
          <w:szCs w:val="24"/>
        </w:rPr>
        <w:t>during the period</w:t>
      </w:r>
      <w:r w:rsidRPr="3F3AA60B" w:rsidR="00E40859">
        <w:rPr>
          <w:rFonts w:ascii="Arial" w:hAnsi="Arial" w:cs="Arial"/>
          <w:sz w:val="24"/>
          <w:szCs w:val="24"/>
        </w:rPr>
        <w:t xml:space="preserve"> </w:t>
      </w:r>
      <w:r w:rsidRPr="3F3AA60B" w:rsidR="00887EA6">
        <w:rPr>
          <w:rFonts w:ascii="Arial" w:hAnsi="Arial" w:cs="Arial"/>
          <w:sz w:val="24"/>
          <w:szCs w:val="24"/>
        </w:rPr>
        <w:t xml:space="preserve">May </w:t>
      </w:r>
      <w:r w:rsidRPr="3F3AA60B" w:rsidR="00E40859">
        <w:rPr>
          <w:rFonts w:ascii="Arial" w:hAnsi="Arial" w:cs="Arial"/>
          <w:sz w:val="24"/>
          <w:szCs w:val="24"/>
        </w:rPr>
        <w:t>20</w:t>
      </w:r>
      <w:r w:rsidRPr="3F3AA60B" w:rsidR="00525147">
        <w:rPr>
          <w:rFonts w:ascii="Arial" w:hAnsi="Arial" w:cs="Arial"/>
          <w:sz w:val="24"/>
          <w:szCs w:val="24"/>
        </w:rPr>
        <w:t>00</w:t>
      </w:r>
      <w:r w:rsidRPr="3F3AA60B" w:rsidR="00887EA6">
        <w:rPr>
          <w:rFonts w:ascii="Arial" w:hAnsi="Arial" w:cs="Arial"/>
          <w:sz w:val="24"/>
          <w:szCs w:val="24"/>
        </w:rPr>
        <w:t xml:space="preserve"> to July </w:t>
      </w:r>
      <w:r w:rsidRPr="3F3AA60B" w:rsidR="00525147">
        <w:rPr>
          <w:rFonts w:ascii="Arial" w:hAnsi="Arial" w:cs="Arial"/>
          <w:sz w:val="24"/>
          <w:szCs w:val="24"/>
        </w:rPr>
        <w:t>2023</w:t>
      </w:r>
      <w:r w:rsidRPr="3F3AA60B" w:rsidR="007D1F59">
        <w:rPr>
          <w:rFonts w:ascii="Arial" w:hAnsi="Arial" w:cs="Arial"/>
          <w:sz w:val="24"/>
          <w:szCs w:val="24"/>
        </w:rPr>
        <w:t xml:space="preserve"> </w:t>
      </w:r>
      <w:r w:rsidRPr="3F3AA60B" w:rsidR="007D1F59">
        <w:rPr>
          <w:rFonts w:ascii="Arial" w:hAnsi="Arial" w:cs="Arial"/>
          <w:sz w:val="24"/>
          <w:szCs w:val="24"/>
          <w:highlight w:val="magenta"/>
        </w:rPr>
        <w:t xml:space="preserve">(see </w:t>
      </w:r>
      <w:r w:rsidRPr="3F3AA60B" w:rsidR="006E0DD0">
        <w:rPr>
          <w:rFonts w:ascii="Arial" w:hAnsi="Arial" w:cs="Arial"/>
          <w:sz w:val="24"/>
          <w:szCs w:val="24"/>
          <w:highlight w:val="magenta"/>
        </w:rPr>
        <w:t>Supplementary Image XX)</w:t>
      </w:r>
      <w:r w:rsidRPr="3F3AA60B" w:rsidR="00525147">
        <w:rPr>
          <w:rFonts w:ascii="Arial" w:hAnsi="Arial" w:cs="Arial"/>
          <w:sz w:val="24"/>
          <w:szCs w:val="24"/>
        </w:rPr>
        <w:t xml:space="preserve"> </w:t>
      </w:r>
      <w:r w:rsidRPr="3F3AA60B" w:rsidR="009D6B8A">
        <w:rPr>
          <w:rFonts w:ascii="Arial" w:hAnsi="Arial" w:cs="Arial"/>
          <w:sz w:val="24"/>
          <w:szCs w:val="24"/>
        </w:rPr>
        <w:t xml:space="preserve">at the intersection of AI and sustainability. However, the patent </w:t>
      </w:r>
      <w:r w:rsidRPr="3F3AA60B" w:rsidR="00496BF4">
        <w:rPr>
          <w:rFonts w:ascii="Arial" w:hAnsi="Arial" w:cs="Arial"/>
          <w:sz w:val="24"/>
          <w:szCs w:val="24"/>
        </w:rPr>
        <w:t>classification</w:t>
      </w:r>
      <w:r w:rsidRPr="3F3AA60B" w:rsidR="009D6B8A">
        <w:rPr>
          <w:rFonts w:ascii="Arial" w:hAnsi="Arial" w:cs="Arial"/>
          <w:sz w:val="24"/>
          <w:szCs w:val="24"/>
        </w:rPr>
        <w:t xml:space="preserve"> is</w:t>
      </w:r>
      <w:r w:rsidRPr="3F3AA60B" w:rsidR="00496BF4">
        <w:rPr>
          <w:rFonts w:ascii="Arial" w:hAnsi="Arial" w:cs="Arial"/>
          <w:sz w:val="24"/>
          <w:szCs w:val="24"/>
        </w:rPr>
        <w:t xml:space="preserve"> heavily</w:t>
      </w:r>
      <w:r w:rsidRPr="3F3AA60B" w:rsidR="009D6B8A">
        <w:rPr>
          <w:rFonts w:ascii="Arial" w:hAnsi="Arial" w:cs="Arial"/>
          <w:sz w:val="24"/>
          <w:szCs w:val="24"/>
        </w:rPr>
        <w:t xml:space="preserve"> unbalanced: </w:t>
      </w:r>
      <w:r w:rsidRPr="3F3AA60B" w:rsidR="008461F6">
        <w:rPr>
          <w:rFonts w:ascii="Arial" w:hAnsi="Arial" w:cs="Arial"/>
          <w:sz w:val="24"/>
          <w:szCs w:val="24"/>
        </w:rPr>
        <w:t>84.6%</w:t>
      </w:r>
      <w:r w:rsidRPr="3F3AA60B" w:rsidR="009D6B8A">
        <w:rPr>
          <w:rFonts w:ascii="Arial" w:hAnsi="Arial" w:cs="Arial"/>
          <w:sz w:val="24"/>
          <w:szCs w:val="24"/>
        </w:rPr>
        <w:t xml:space="preserve"> of patents focus on applying AI to address sustainability challenges (n=17,302), while </w:t>
      </w:r>
      <w:del w:author="Christina Ziegler" w:date="2025-10-13T21:39:04.843Z" w:id="795472989">
        <w:r w:rsidRPr="3F3AA60B" w:rsidDel="005069FA">
          <w:rPr>
            <w:rFonts w:ascii="Arial" w:hAnsi="Arial" w:cs="Arial"/>
            <w:sz w:val="24"/>
            <w:szCs w:val="24"/>
          </w:rPr>
          <w:delText xml:space="preserve">12.2% </w:delText>
        </w:r>
      </w:del>
      <w:r w:rsidRPr="3F3AA60B" w:rsidR="009D6B8A">
        <w:rPr>
          <w:rFonts w:ascii="Arial" w:hAnsi="Arial" w:cs="Arial"/>
          <w:sz w:val="24"/>
          <w:szCs w:val="24"/>
        </w:rPr>
        <w:t>relatively few</w:t>
      </w:r>
      <w:ins w:author="Christina Ziegler" w:date="2025-10-13T21:39:09.603Z" w:id="1236075646">
        <w:r w:rsidRPr="3F3AA60B" w:rsidR="7B6195DB">
          <w:rPr>
            <w:rFonts w:ascii="Arial" w:hAnsi="Arial" w:cs="Arial"/>
            <w:sz w:val="24"/>
            <w:szCs w:val="24"/>
          </w:rPr>
          <w:t xml:space="preserve"> (12.2%)</w:t>
        </w:r>
      </w:ins>
      <w:r w:rsidRPr="3F3AA60B" w:rsidR="009D6B8A">
        <w:rPr>
          <w:rFonts w:ascii="Arial" w:hAnsi="Arial" w:cs="Arial"/>
          <w:sz w:val="24"/>
          <w:szCs w:val="24"/>
        </w:rPr>
        <w:t xml:space="preserve"> target the sustainability of AI itself (n=548), with a subset adopting both perspectives (n = 2,500)</w:t>
      </w:r>
      <w:r w:rsidRPr="3F3AA60B" w:rsidR="00671A77">
        <w:rPr>
          <w:rFonts w:ascii="Arial" w:hAnsi="Arial" w:cs="Arial"/>
          <w:sz w:val="24"/>
          <w:szCs w:val="24"/>
        </w:rPr>
        <w:t xml:space="preserve"> or none (n=95)</w:t>
      </w:r>
      <w:r w:rsidRPr="3F3AA60B" w:rsidR="009D6B8A">
        <w:rPr>
          <w:rFonts w:ascii="Arial" w:hAnsi="Arial" w:cs="Arial"/>
          <w:sz w:val="24"/>
          <w:szCs w:val="24"/>
        </w:rPr>
        <w:t xml:space="preserve">. </w:t>
      </w:r>
      <w:r w:rsidRPr="3F3AA60B" w:rsidR="005069FA">
        <w:rPr>
          <w:rFonts w:ascii="Arial" w:hAnsi="Arial" w:cs="Arial"/>
          <w:sz w:val="24"/>
          <w:szCs w:val="24"/>
        </w:rPr>
        <w:t>This extreme imbalance in innovation activity is noteworthy and indicates that, in line with the wider discourse, applying AI</w:t>
      </w:r>
      <w:r w:rsidRPr="3F3AA60B" w:rsidR="00671A77">
        <w:rPr>
          <w:rFonts w:ascii="Arial" w:hAnsi="Arial" w:cs="Arial"/>
          <w:sz w:val="24"/>
          <w:szCs w:val="24"/>
        </w:rPr>
        <w:t xml:space="preserve"> for sustainability</w:t>
      </w:r>
      <w:r w:rsidRPr="3F3AA60B" w:rsidR="005069FA">
        <w:rPr>
          <w:rFonts w:ascii="Arial" w:hAnsi="Arial" w:cs="Arial"/>
          <w:sz w:val="24"/>
          <w:szCs w:val="24"/>
        </w:rPr>
        <w:t xml:space="preserve"> is much more popular than working on reducing its environmental impact.</w:t>
      </w:r>
      <w:r w:rsidRPr="3F3AA60B" w:rsidR="00BE1C08">
        <w:rPr>
          <w:rFonts w:ascii="Arial" w:hAnsi="Arial" w:cs="Arial"/>
          <w:sz w:val="24"/>
          <w:szCs w:val="24"/>
          <w:vertAlign w:val="superscript"/>
        </w:rPr>
        <w:t>5,2</w:t>
      </w:r>
      <w:r w:rsidRPr="3F3AA60B" w:rsidR="00686A6F">
        <w:rPr>
          <w:rFonts w:ascii="Arial" w:hAnsi="Arial" w:cs="Arial"/>
          <w:sz w:val="24"/>
          <w:szCs w:val="24"/>
          <w:vertAlign w:val="superscript"/>
        </w:rPr>
        <w:t>3,</w:t>
      </w:r>
      <w:r w:rsidRPr="3F3AA60B" w:rsidR="00BE1C08">
        <w:rPr>
          <w:rFonts w:ascii="Arial" w:hAnsi="Arial" w:cs="Arial"/>
          <w:sz w:val="24"/>
          <w:szCs w:val="24"/>
          <w:vertAlign w:val="superscript"/>
        </w:rPr>
        <w:t>24</w:t>
      </w:r>
      <w:r w:rsidRPr="3F3AA60B" w:rsidR="008031A9">
        <w:rPr>
          <w:rFonts w:ascii="Arial" w:hAnsi="Arial" w:cs="Arial"/>
          <w:sz w:val="24"/>
          <w:szCs w:val="24"/>
          <w:vertAlign w:val="superscript"/>
        </w:rPr>
        <w:t>,25</w:t>
      </w:r>
      <w:r w:rsidRPr="3F3AA60B" w:rsidR="005069FA">
        <w:rPr>
          <w:rFonts w:ascii="Arial" w:hAnsi="Arial" w:cs="Arial"/>
          <w:sz w:val="24"/>
          <w:szCs w:val="24"/>
        </w:rPr>
        <w:t xml:space="preserve"> </w:t>
      </w:r>
      <w:r w:rsidRPr="3F3AA60B" w:rsidR="009D6B8A">
        <w:rPr>
          <w:rFonts w:ascii="Arial" w:hAnsi="Arial" w:cs="Arial"/>
          <w:sz w:val="24"/>
          <w:szCs w:val="24"/>
        </w:rPr>
        <w:t>Geographically, the United States</w:t>
      </w:r>
      <w:r w:rsidRPr="3F3AA60B" w:rsidR="00193790">
        <w:rPr>
          <w:rFonts w:ascii="Arial" w:hAnsi="Arial" w:cs="Arial"/>
          <w:sz w:val="24"/>
          <w:szCs w:val="24"/>
        </w:rPr>
        <w:t xml:space="preserve"> (19.6%)</w:t>
      </w:r>
      <w:r w:rsidRPr="3F3AA60B" w:rsidR="009D6B8A">
        <w:rPr>
          <w:rFonts w:ascii="Arial" w:hAnsi="Arial" w:cs="Arial"/>
          <w:sz w:val="24"/>
          <w:szCs w:val="24"/>
        </w:rPr>
        <w:t>, Germany</w:t>
      </w:r>
      <w:r w:rsidRPr="3F3AA60B" w:rsidR="00193790">
        <w:rPr>
          <w:rFonts w:ascii="Arial" w:hAnsi="Arial" w:cs="Arial"/>
          <w:sz w:val="24"/>
          <w:szCs w:val="24"/>
        </w:rPr>
        <w:t xml:space="preserve"> (</w:t>
      </w:r>
      <w:r w:rsidRPr="3F3AA60B" w:rsidR="009E3282">
        <w:rPr>
          <w:rFonts w:ascii="Arial" w:hAnsi="Arial" w:cs="Arial"/>
          <w:sz w:val="24"/>
          <w:szCs w:val="24"/>
        </w:rPr>
        <w:t>14.67%</w:t>
      </w:r>
      <w:r w:rsidRPr="3F3AA60B" w:rsidR="00193790">
        <w:rPr>
          <w:rFonts w:ascii="Arial" w:hAnsi="Arial" w:cs="Arial"/>
          <w:sz w:val="24"/>
          <w:szCs w:val="24"/>
        </w:rPr>
        <w:t>)</w:t>
      </w:r>
      <w:r w:rsidRPr="3F3AA60B" w:rsidR="009D6B8A">
        <w:rPr>
          <w:rFonts w:ascii="Arial" w:hAnsi="Arial" w:cs="Arial"/>
          <w:sz w:val="24"/>
          <w:szCs w:val="24"/>
        </w:rPr>
        <w:t xml:space="preserve">, and Japan </w:t>
      </w:r>
      <w:r w:rsidRPr="3F3AA60B" w:rsidR="009E3282">
        <w:rPr>
          <w:rFonts w:ascii="Arial" w:hAnsi="Arial" w:cs="Arial"/>
          <w:sz w:val="24"/>
          <w:szCs w:val="24"/>
        </w:rPr>
        <w:t xml:space="preserve">(14.67%) </w:t>
      </w:r>
      <w:r w:rsidRPr="3F3AA60B" w:rsidR="009D6B8A">
        <w:rPr>
          <w:rFonts w:ascii="Arial" w:hAnsi="Arial" w:cs="Arial"/>
          <w:sz w:val="24"/>
          <w:szCs w:val="24"/>
        </w:rPr>
        <w:t>lead in patent contributions</w:t>
      </w:r>
      <w:r w:rsidRPr="3F3AA60B" w:rsidR="006E0DD0">
        <w:rPr>
          <w:rFonts w:ascii="Arial" w:hAnsi="Arial" w:cs="Arial"/>
          <w:sz w:val="24"/>
          <w:szCs w:val="24"/>
        </w:rPr>
        <w:t xml:space="preserve"> </w:t>
      </w:r>
      <w:r w:rsidRPr="3F3AA60B" w:rsidR="006E0DD0">
        <w:rPr>
          <w:rFonts w:ascii="Arial" w:hAnsi="Arial" w:cs="Arial"/>
          <w:sz w:val="24"/>
          <w:szCs w:val="24"/>
          <w:highlight w:val="magenta"/>
        </w:rPr>
        <w:t>(see Supplementary Image XX)</w:t>
      </w:r>
      <w:r w:rsidRPr="3F3AA60B" w:rsidR="009D6B8A">
        <w:rPr>
          <w:rFonts w:ascii="Arial" w:hAnsi="Arial" w:cs="Arial"/>
          <w:sz w:val="24"/>
          <w:szCs w:val="24"/>
        </w:rPr>
        <w:t xml:space="preserve">. </w:t>
      </w:r>
    </w:p>
    <w:p w:rsidR="00363F39" w:rsidP="005F1607" w:rsidRDefault="005F1607" w14:paraId="4D873135" w14:textId="5D957E92">
      <w:pPr>
        <w:jc w:val="center"/>
        <w:rPr>
          <w:rFonts w:ascii="Arial" w:hAnsi="Arial" w:cs="Arial"/>
          <w:sz w:val="24"/>
          <w:szCs w:val="24"/>
        </w:rPr>
      </w:pPr>
      <w:r>
        <w:rPr>
          <w:rFonts w:ascii="Arial" w:hAnsi="Arial" w:cs="Arial"/>
          <w:noProof/>
          <w:sz w:val="24"/>
          <w:szCs w:val="24"/>
        </w:rPr>
        <w:lastRenderedPageBreak/>
        <w:drawing>
          <wp:inline distT="0" distB="0" distL="0" distR="0" wp14:anchorId="4B257E08" wp14:editId="5A296415">
            <wp:extent cx="4406630" cy="2629039"/>
            <wp:effectExtent l="0" t="0" r="0" b="0"/>
            <wp:docPr id="812964943" name="Picture 2" descr="A graph with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64943" name="Picture 2" descr="A graph with green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12528" cy="2632558"/>
                    </a:xfrm>
                    <a:prstGeom prst="rect">
                      <a:avLst/>
                    </a:prstGeom>
                  </pic:spPr>
                </pic:pic>
              </a:graphicData>
            </a:graphic>
          </wp:inline>
        </w:drawing>
      </w:r>
    </w:p>
    <w:p w:rsidRPr="00E91B57" w:rsidR="00151D05" w:rsidP="005F1607" w:rsidRDefault="00151D05" w14:paraId="5616300D" w14:textId="18E606BA">
      <w:pPr>
        <w:jc w:val="center"/>
        <w:rPr>
          <w:rFonts w:ascii="Arial" w:hAnsi="Arial" w:cs="Arial"/>
          <w:sz w:val="24"/>
          <w:szCs w:val="24"/>
        </w:rPr>
      </w:pPr>
      <w:r>
        <w:rPr>
          <w:rFonts w:ascii="Arial" w:hAnsi="Arial" w:cs="Arial"/>
          <w:sz w:val="24"/>
          <w:szCs w:val="24"/>
        </w:rPr>
        <w:t>Figure XX: Number of patents retrieved at the intersection between AI and sustainability.</w:t>
      </w:r>
    </w:p>
    <w:p w:rsidRPr="00E91B57" w:rsidR="000C536C" w:rsidP="00EE7083" w:rsidRDefault="000C536C" w14:paraId="66208702" w14:textId="4A2ACAD2">
      <w:pPr>
        <w:jc w:val="both"/>
        <w:rPr>
          <w:rFonts w:ascii="Arial" w:hAnsi="Arial" w:cs="Arial"/>
          <w:b/>
          <w:bCs/>
          <w:sz w:val="24"/>
          <w:szCs w:val="24"/>
        </w:rPr>
      </w:pPr>
      <w:r w:rsidRPr="00E91B57">
        <w:rPr>
          <w:rFonts w:ascii="Arial" w:hAnsi="Arial" w:cs="Arial"/>
          <w:b/>
          <w:bCs/>
          <w:sz w:val="24"/>
          <w:szCs w:val="24"/>
        </w:rPr>
        <w:t xml:space="preserve">Patents of AI for </w:t>
      </w:r>
      <w:r w:rsidR="000B0C71">
        <w:rPr>
          <w:rFonts w:ascii="Arial" w:hAnsi="Arial" w:cs="Arial"/>
          <w:b/>
          <w:bCs/>
          <w:sz w:val="24"/>
          <w:szCs w:val="24"/>
        </w:rPr>
        <w:t>S</w:t>
      </w:r>
      <w:r w:rsidRPr="00E91B57">
        <w:rPr>
          <w:rFonts w:ascii="Arial" w:hAnsi="Arial" w:cs="Arial"/>
          <w:b/>
          <w:bCs/>
          <w:sz w:val="24"/>
          <w:szCs w:val="24"/>
        </w:rPr>
        <w:t>ustainability</w:t>
      </w:r>
    </w:p>
    <w:p w:rsidR="00140869" w:rsidP="00EE7083" w:rsidRDefault="009D6B8A" w14:paraId="7F580D51" w14:textId="0BC227C9">
      <w:pPr>
        <w:jc w:val="both"/>
        <w:rPr>
          <w:rFonts w:ascii="Arial" w:hAnsi="Arial" w:cs="Arial"/>
          <w:sz w:val="24"/>
          <w:szCs w:val="24"/>
        </w:rPr>
      </w:pPr>
      <w:r w:rsidRPr="00E91B57">
        <w:rPr>
          <w:rFonts w:ascii="Arial" w:hAnsi="Arial" w:cs="Arial"/>
          <w:sz w:val="24"/>
          <w:szCs w:val="24"/>
        </w:rPr>
        <w:t xml:space="preserve">Among </w:t>
      </w:r>
      <w:r w:rsidRPr="00E91B57">
        <w:rPr>
          <w:rFonts w:ascii="Arial" w:hAnsi="Arial" w:cs="Arial"/>
          <w:i/>
          <w:iCs/>
          <w:sz w:val="24"/>
          <w:szCs w:val="24"/>
        </w:rPr>
        <w:t>AI for sustainability</w:t>
      </w:r>
      <w:r w:rsidRPr="00E91B57">
        <w:rPr>
          <w:rFonts w:ascii="Arial" w:hAnsi="Arial" w:cs="Arial"/>
          <w:sz w:val="24"/>
          <w:szCs w:val="24"/>
        </w:rPr>
        <w:t xml:space="preserve"> patents</w:t>
      </w:r>
      <w:r w:rsidR="00451AC0">
        <w:rPr>
          <w:rFonts w:ascii="Arial" w:hAnsi="Arial" w:cs="Arial"/>
          <w:sz w:val="24"/>
          <w:szCs w:val="24"/>
        </w:rPr>
        <w:t xml:space="preserve"> (n=</w:t>
      </w:r>
      <w:r w:rsidRPr="00E91B57" w:rsidR="00451AC0">
        <w:rPr>
          <w:rFonts w:ascii="Arial" w:hAnsi="Arial" w:cs="Arial"/>
          <w:sz w:val="24"/>
          <w:szCs w:val="24"/>
        </w:rPr>
        <w:t>17,302</w:t>
      </w:r>
      <w:r w:rsidR="00451AC0">
        <w:rPr>
          <w:rFonts w:ascii="Arial" w:hAnsi="Arial" w:cs="Arial"/>
          <w:sz w:val="24"/>
          <w:szCs w:val="24"/>
        </w:rPr>
        <w:t>)</w:t>
      </w:r>
      <w:r w:rsidRPr="00E91B57" w:rsidR="00291C85">
        <w:rPr>
          <w:rFonts w:ascii="Arial" w:hAnsi="Arial" w:cs="Arial"/>
          <w:sz w:val="24"/>
          <w:szCs w:val="24"/>
        </w:rPr>
        <w:t xml:space="preserve">, </w:t>
      </w:r>
      <w:r w:rsidRPr="001F745A" w:rsidR="002179E3">
        <w:rPr>
          <w:rFonts w:ascii="Arial" w:hAnsi="Arial" w:cs="Arial"/>
          <w:sz w:val="24"/>
          <w:szCs w:val="24"/>
        </w:rPr>
        <w:t xml:space="preserve">innovation is clustered across different sectors and </w:t>
      </w:r>
      <w:r w:rsidRPr="001F745A" w:rsidR="002179E3">
        <w:rPr>
          <w:rFonts w:ascii="Arial" w:hAnsi="Arial" w:cs="Arial"/>
          <w:sz w:val="24"/>
          <w:szCs w:val="24"/>
          <w:highlight w:val="magenta"/>
        </w:rPr>
        <w:t>technologies</w:t>
      </w:r>
      <w:r w:rsidRPr="00681B4C" w:rsidR="00D85C92">
        <w:rPr>
          <w:rFonts w:ascii="Arial" w:hAnsi="Arial" w:cs="Arial"/>
          <w:sz w:val="24"/>
          <w:szCs w:val="24"/>
          <w:highlight w:val="magenta"/>
        </w:rPr>
        <w:t xml:space="preserve"> (Fig</w:t>
      </w:r>
      <w:r w:rsidRPr="00681B4C" w:rsidR="006E0DD0">
        <w:rPr>
          <w:rFonts w:ascii="Arial" w:hAnsi="Arial" w:cs="Arial"/>
          <w:sz w:val="24"/>
          <w:szCs w:val="24"/>
          <w:highlight w:val="magenta"/>
        </w:rPr>
        <w:t>.</w:t>
      </w:r>
      <w:r w:rsidRPr="00681B4C" w:rsidR="00D85C92">
        <w:rPr>
          <w:rFonts w:ascii="Arial" w:hAnsi="Arial" w:cs="Arial"/>
          <w:sz w:val="24"/>
          <w:szCs w:val="24"/>
          <w:highlight w:val="magenta"/>
        </w:rPr>
        <w:t xml:space="preserve"> </w:t>
      </w:r>
      <w:r w:rsidR="002632DA">
        <w:rPr>
          <w:rFonts w:ascii="Arial" w:hAnsi="Arial" w:cs="Arial"/>
          <w:sz w:val="24"/>
          <w:szCs w:val="24"/>
          <w:highlight w:val="magenta"/>
        </w:rPr>
        <w:t>XX</w:t>
      </w:r>
      <w:r w:rsidRPr="00681B4C" w:rsidR="00D85C92">
        <w:rPr>
          <w:rFonts w:ascii="Arial" w:hAnsi="Arial" w:cs="Arial"/>
          <w:sz w:val="24"/>
          <w:szCs w:val="24"/>
          <w:highlight w:val="magenta"/>
        </w:rPr>
        <w:t>)</w:t>
      </w:r>
      <w:r w:rsidRPr="001F745A" w:rsidR="002179E3">
        <w:rPr>
          <w:rFonts w:ascii="Arial" w:hAnsi="Arial" w:cs="Arial"/>
          <w:sz w:val="24"/>
          <w:szCs w:val="24"/>
          <w:highlight w:val="magenta"/>
        </w:rPr>
        <w:t>.</w:t>
      </w:r>
      <w:r w:rsidRPr="00E91B57" w:rsidR="00D85C92">
        <w:rPr>
          <w:rFonts w:ascii="Arial" w:hAnsi="Arial" w:cs="Arial"/>
          <w:sz w:val="24"/>
          <w:szCs w:val="24"/>
        </w:rPr>
        <w:t xml:space="preserve"> I</w:t>
      </w:r>
      <w:r w:rsidRPr="001F745A" w:rsidR="001F745A">
        <w:rPr>
          <w:rFonts w:ascii="Arial" w:hAnsi="Arial" w:cs="Arial"/>
          <w:sz w:val="24"/>
          <w:szCs w:val="24"/>
        </w:rPr>
        <w:t>t is notable how widely the applications are spread, spanning six different sectors: energy, mobility, electronics, information and communication technology, production/manufacturing and environment.</w:t>
      </w:r>
      <w:r w:rsidRPr="00540738" w:rsidR="003E56A6">
        <w:rPr>
          <w:rFonts w:ascii="Arial" w:hAnsi="Arial" w:cs="Arial"/>
          <w:sz w:val="24"/>
          <w:szCs w:val="24"/>
          <w:vertAlign w:val="superscript"/>
        </w:rPr>
        <w:t>2</w:t>
      </w:r>
      <w:r w:rsidRPr="00540738" w:rsidR="008031A9">
        <w:rPr>
          <w:rFonts w:ascii="Arial" w:hAnsi="Arial" w:cs="Arial"/>
          <w:sz w:val="24"/>
          <w:szCs w:val="24"/>
          <w:vertAlign w:val="superscript"/>
        </w:rPr>
        <w:t>6</w:t>
      </w:r>
      <w:r w:rsidRPr="00540738" w:rsidR="00957533">
        <w:rPr>
          <w:rFonts w:ascii="Arial" w:hAnsi="Arial" w:cs="Arial"/>
          <w:sz w:val="24"/>
          <w:szCs w:val="24"/>
          <w:vertAlign w:val="superscript"/>
        </w:rPr>
        <w:t>,27</w:t>
      </w:r>
      <w:r w:rsidRPr="001F745A" w:rsidR="001F745A">
        <w:rPr>
          <w:rFonts w:ascii="Arial" w:hAnsi="Arial" w:cs="Arial"/>
          <w:sz w:val="24"/>
          <w:szCs w:val="24"/>
        </w:rPr>
        <w:t xml:space="preserve"> Most commonly, AI is applied in the context of sustainability in the energy sector (30.1%). Within this sector, AI is applied to power conversion on the one hand. This group captures technologies for power transfer, voltage regulation, and </w:t>
      </w:r>
      <w:r w:rsidR="00AB2A7E">
        <w:rPr>
          <w:rFonts w:ascii="Arial" w:hAnsi="Arial" w:cs="Arial"/>
          <w:sz w:val="24"/>
          <w:szCs w:val="24"/>
        </w:rPr>
        <w:t>e</w:t>
      </w:r>
      <w:r w:rsidRPr="001F745A" w:rsidR="001F745A">
        <w:rPr>
          <w:rFonts w:ascii="Arial" w:hAnsi="Arial" w:cs="Arial"/>
          <w:sz w:val="24"/>
          <w:szCs w:val="24"/>
        </w:rPr>
        <w:t xml:space="preserve">lectric </w:t>
      </w:r>
      <w:r w:rsidR="00AB2A7E">
        <w:rPr>
          <w:rFonts w:ascii="Arial" w:hAnsi="Arial" w:cs="Arial"/>
          <w:sz w:val="24"/>
          <w:szCs w:val="24"/>
        </w:rPr>
        <w:t>v</w:t>
      </w:r>
      <w:r w:rsidRPr="001F745A" w:rsidR="001F745A">
        <w:rPr>
          <w:rFonts w:ascii="Arial" w:hAnsi="Arial" w:cs="Arial"/>
          <w:sz w:val="24"/>
          <w:szCs w:val="24"/>
        </w:rPr>
        <w:t>ehicle</w:t>
      </w:r>
      <w:r w:rsidR="00AB2A7E">
        <w:rPr>
          <w:rFonts w:ascii="Arial" w:hAnsi="Arial" w:cs="Arial"/>
          <w:sz w:val="24"/>
          <w:szCs w:val="24"/>
        </w:rPr>
        <w:t xml:space="preserve"> </w:t>
      </w:r>
      <w:r w:rsidRPr="001F745A" w:rsidR="001F745A">
        <w:rPr>
          <w:rFonts w:ascii="Arial" w:hAnsi="Arial" w:cs="Arial"/>
          <w:sz w:val="24"/>
          <w:szCs w:val="24"/>
        </w:rPr>
        <w:t xml:space="preserve">charging. On the other hand, AI is used for different types of energy production, including wind, solar, thermal, gas and nuclear energy, as well as fuel cells. This </w:t>
      </w:r>
      <w:r w:rsidRPr="001F745A" w:rsidR="001F745A">
        <w:rPr>
          <w:rFonts w:ascii="Arial" w:hAnsi="Arial" w:cs="Arial"/>
          <w:sz w:val="24"/>
          <w:szCs w:val="24"/>
        </w:rPr>
        <w:lastRenderedPageBreak/>
        <w:t>speaks to the idea that diverse opportunities arise for sustainable AI applications in the energy sector, potentially motivating closer attention from policy and funding.</w:t>
      </w:r>
      <w:r w:rsidRPr="004A0125" w:rsidR="004A0125">
        <w:rPr>
          <w:rFonts w:ascii="Arial" w:hAnsi="Arial" w:cs="Arial"/>
          <w:sz w:val="24"/>
          <w:szCs w:val="24"/>
          <w:vertAlign w:val="superscript"/>
        </w:rPr>
        <w:t>2</w:t>
      </w:r>
      <w:r w:rsidR="00F5475D">
        <w:rPr>
          <w:rFonts w:ascii="Arial" w:hAnsi="Arial" w:cs="Arial"/>
          <w:sz w:val="24"/>
          <w:szCs w:val="24"/>
          <w:vertAlign w:val="superscript"/>
        </w:rPr>
        <w:t>8</w:t>
      </w:r>
      <w:r w:rsidR="00140869">
        <w:rPr>
          <w:rFonts w:ascii="Arial" w:hAnsi="Arial" w:cs="Arial"/>
          <w:noProof/>
          <w:sz w:val="24"/>
          <w:szCs w:val="24"/>
        </w:rPr>
        <w:drawing>
          <wp:anchor distT="0" distB="0" distL="114300" distR="114300" simplePos="0" relativeHeight="251658240" behindDoc="0" locked="0" layoutInCell="1" allowOverlap="1" wp14:anchorId="32423306" wp14:editId="7EFC0F7B">
            <wp:simplePos x="0" y="0"/>
            <wp:positionH relativeFrom="margin">
              <wp:align>center</wp:align>
            </wp:positionH>
            <wp:positionV relativeFrom="paragraph">
              <wp:posOffset>635</wp:posOffset>
            </wp:positionV>
            <wp:extent cx="4312285" cy="4972050"/>
            <wp:effectExtent l="0" t="0" r="0" b="0"/>
            <wp:wrapTopAndBottom/>
            <wp:docPr id="1843884714" name="Picture 1" descr="A diagram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84714" name="Picture 1" descr="A diagram with different colored circl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2285" cy="4972050"/>
                    </a:xfrm>
                    <a:prstGeom prst="rect">
                      <a:avLst/>
                    </a:prstGeom>
                  </pic:spPr>
                </pic:pic>
              </a:graphicData>
            </a:graphic>
            <wp14:sizeRelH relativeFrom="margin">
              <wp14:pctWidth>0</wp14:pctWidth>
            </wp14:sizeRelH>
            <wp14:sizeRelV relativeFrom="margin">
              <wp14:pctHeight>0</wp14:pctHeight>
            </wp14:sizeRelV>
          </wp:anchor>
        </w:drawing>
      </w:r>
    </w:p>
    <w:p w:rsidRPr="00140869" w:rsidR="00140869" w:rsidP="00140869" w:rsidRDefault="00140869" w14:paraId="5CBE5A7B" w14:textId="7246E279">
      <w:pPr>
        <w:jc w:val="center"/>
        <w:rPr>
          <w:rFonts w:ascii="Arial" w:hAnsi="Arial" w:cs="Arial"/>
          <w:i/>
          <w:iCs/>
          <w:sz w:val="24"/>
          <w:szCs w:val="24"/>
        </w:rPr>
      </w:pPr>
      <w:r w:rsidRPr="00140869">
        <w:rPr>
          <w:rFonts w:ascii="Arial" w:hAnsi="Arial" w:cs="Arial"/>
          <w:i/>
          <w:iCs/>
          <w:sz w:val="24"/>
          <w:szCs w:val="24"/>
        </w:rPr>
        <w:t xml:space="preserve">Figure </w:t>
      </w:r>
      <w:r w:rsidR="002632DA">
        <w:rPr>
          <w:rFonts w:ascii="Arial" w:hAnsi="Arial" w:cs="Arial"/>
          <w:i/>
          <w:iCs/>
          <w:sz w:val="24"/>
          <w:szCs w:val="24"/>
        </w:rPr>
        <w:t>XX</w:t>
      </w:r>
      <w:r w:rsidRPr="00140869">
        <w:rPr>
          <w:rFonts w:ascii="Arial" w:hAnsi="Arial" w:cs="Arial"/>
          <w:i/>
          <w:iCs/>
          <w:sz w:val="24"/>
          <w:szCs w:val="24"/>
        </w:rPr>
        <w:t xml:space="preserve">: </w:t>
      </w:r>
      <w:r w:rsidR="00033023">
        <w:rPr>
          <w:rFonts w:ascii="Arial" w:hAnsi="Arial" w:cs="Arial"/>
          <w:i/>
          <w:iCs/>
          <w:sz w:val="24"/>
          <w:szCs w:val="24"/>
        </w:rPr>
        <w:t>Clusters</w:t>
      </w:r>
      <w:r w:rsidRPr="00140869">
        <w:rPr>
          <w:rFonts w:ascii="Arial" w:hAnsi="Arial" w:cs="Arial"/>
          <w:i/>
          <w:iCs/>
          <w:sz w:val="24"/>
          <w:szCs w:val="24"/>
        </w:rPr>
        <w:t xml:space="preserve"> of Patents within the field of AI for Sustainability.</w:t>
      </w:r>
    </w:p>
    <w:p w:rsidR="001F745A" w:rsidP="00EE7083" w:rsidRDefault="001F745A" w14:paraId="21A21143" w14:textId="08307512">
      <w:pPr>
        <w:jc w:val="both"/>
        <w:rPr>
          <w:rFonts w:ascii="Arial" w:hAnsi="Arial" w:cs="Arial"/>
          <w:sz w:val="24"/>
          <w:szCs w:val="24"/>
        </w:rPr>
      </w:pPr>
      <w:r w:rsidRPr="001F745A">
        <w:rPr>
          <w:rFonts w:ascii="Arial" w:hAnsi="Arial" w:cs="Arial"/>
          <w:sz w:val="24"/>
          <w:szCs w:val="24"/>
        </w:rPr>
        <w:t>The second largest sector is mobility (20.9%). This sector uses AI mostly to make automotive technologies more sustainable, for instance through vehicle transmission systems, such as designs for gear pairs, clutches and selective engagement mechanisms to improve vehicle efficiency. Within electronics, the third-largest sector (20.2%), AI applications focus mainly on batteries including battery design, charging and monitoring, and on lighting. Fourthly, AI is used to improve environmental sustainability in ICT (12.5%). Here, AI is mostly used in sensor technologies, wireless communication systems, mobile devices and touchscreen design. Within production and manufacturing (8.7%), the fifth largest sector, sustainable AI innovation has two main pillars: smart production systems, where data analysis is used to optimise manufacturing processes, as well as hybrid production methods, where 3D printing and subtractive processes (e.g., grinding or drilling) are combined in the same machines to improve efficiency in the fabrication of products. Finally, AI is also applied to specifically environment-related technologies (7.6%). For instance, it finds application in waste treatment, air filtering, carbon capture and removal as well as agriculture (e.g., hydroponics).</w:t>
      </w:r>
    </w:p>
    <w:p w:rsidRPr="00E91B57" w:rsidR="00A404A0" w:rsidP="00EE7083" w:rsidRDefault="00A404A0" w14:paraId="13A45784" w14:textId="313DC82D">
      <w:pPr>
        <w:jc w:val="both"/>
        <w:rPr>
          <w:rFonts w:ascii="Arial" w:hAnsi="Arial" w:cs="Arial"/>
          <w:sz w:val="24"/>
          <w:szCs w:val="24"/>
        </w:rPr>
      </w:pPr>
    </w:p>
    <w:p w:rsidRPr="00E91B57" w:rsidR="000C536C" w:rsidP="00EE7083" w:rsidRDefault="000C536C" w14:paraId="0D1489C6" w14:textId="175A046E">
      <w:pPr>
        <w:jc w:val="both"/>
        <w:rPr>
          <w:rFonts w:ascii="Arial" w:hAnsi="Arial" w:cs="Arial"/>
          <w:b/>
          <w:bCs/>
          <w:sz w:val="24"/>
          <w:szCs w:val="24"/>
        </w:rPr>
      </w:pPr>
      <w:r w:rsidRPr="00E91B57">
        <w:rPr>
          <w:rFonts w:ascii="Arial" w:hAnsi="Arial" w:cs="Arial"/>
          <w:b/>
          <w:bCs/>
          <w:sz w:val="24"/>
          <w:szCs w:val="24"/>
        </w:rPr>
        <w:t xml:space="preserve">Patents of </w:t>
      </w:r>
      <w:r w:rsidR="000B0C71">
        <w:rPr>
          <w:rFonts w:ascii="Arial" w:hAnsi="Arial" w:cs="Arial"/>
          <w:b/>
          <w:bCs/>
          <w:sz w:val="24"/>
          <w:szCs w:val="24"/>
        </w:rPr>
        <w:t>S</w:t>
      </w:r>
      <w:r w:rsidRPr="00E91B57">
        <w:rPr>
          <w:rFonts w:ascii="Arial" w:hAnsi="Arial" w:cs="Arial"/>
          <w:b/>
          <w:bCs/>
          <w:sz w:val="24"/>
          <w:szCs w:val="24"/>
        </w:rPr>
        <w:t>ustainability of AI</w:t>
      </w:r>
    </w:p>
    <w:p w:rsidRPr="003319CF" w:rsidR="002632DA" w:rsidP="003319CF" w:rsidRDefault="00176CAF" w14:paraId="0D5CFACD" w14:textId="32402E57">
      <w:pPr>
        <w:jc w:val="both"/>
        <w:rPr>
          <w:rFonts w:ascii="Arial" w:hAnsi="Arial" w:cs="Arial"/>
          <w:sz w:val="24"/>
          <w:szCs w:val="24"/>
        </w:rPr>
      </w:pPr>
      <w:r w:rsidRPr="00E91B57">
        <w:rPr>
          <w:rFonts w:ascii="Arial" w:hAnsi="Arial" w:cs="Arial"/>
          <w:sz w:val="24"/>
          <w:szCs w:val="24"/>
        </w:rPr>
        <w:t>In contrast</w:t>
      </w:r>
      <w:r w:rsidR="00704D87">
        <w:rPr>
          <w:rFonts w:ascii="Arial" w:hAnsi="Arial" w:cs="Arial"/>
          <w:sz w:val="24"/>
          <w:szCs w:val="24"/>
        </w:rPr>
        <w:t>,</w:t>
      </w:r>
      <w:r w:rsidR="00EC05E0">
        <w:rPr>
          <w:rFonts w:ascii="Arial" w:hAnsi="Arial" w:cs="Arial"/>
          <w:sz w:val="24"/>
          <w:szCs w:val="24"/>
        </w:rPr>
        <w:t xml:space="preserve"> </w:t>
      </w:r>
      <w:r w:rsidRPr="003319CF" w:rsidR="003319CF">
        <w:rPr>
          <w:rFonts w:ascii="Arial" w:hAnsi="Arial" w:cs="Arial"/>
          <w:sz w:val="24"/>
          <w:szCs w:val="24"/>
        </w:rPr>
        <w:t>the Sustainability of AI</w:t>
      </w:r>
      <w:r w:rsidR="00767D04">
        <w:rPr>
          <w:rFonts w:ascii="Arial" w:hAnsi="Arial" w:cs="Arial"/>
          <w:sz w:val="24"/>
          <w:szCs w:val="24"/>
        </w:rPr>
        <w:t xml:space="preserve"> </w:t>
      </w:r>
      <w:r w:rsidRPr="00E91B57">
        <w:rPr>
          <w:rFonts w:ascii="Arial" w:hAnsi="Arial" w:cs="Arial"/>
          <w:sz w:val="24"/>
          <w:szCs w:val="24"/>
        </w:rPr>
        <w:t>shows</w:t>
      </w:r>
      <w:r w:rsidR="000B0C71">
        <w:rPr>
          <w:rFonts w:ascii="Arial" w:hAnsi="Arial" w:cs="Arial"/>
          <w:sz w:val="24"/>
          <w:szCs w:val="24"/>
        </w:rPr>
        <w:t xml:space="preserve"> </w:t>
      </w:r>
      <w:r w:rsidRPr="003319CF" w:rsidR="003319CF">
        <w:rPr>
          <w:rFonts w:ascii="Arial" w:hAnsi="Arial" w:cs="Arial"/>
          <w:sz w:val="24"/>
          <w:szCs w:val="24"/>
        </w:rPr>
        <w:t>very little patenting activity</w:t>
      </w:r>
      <w:r w:rsidR="00EC05E0">
        <w:rPr>
          <w:rFonts w:ascii="Arial" w:hAnsi="Arial" w:cs="Arial"/>
          <w:sz w:val="24"/>
          <w:szCs w:val="24"/>
        </w:rPr>
        <w:t xml:space="preserve"> (n=503)</w:t>
      </w:r>
      <w:r w:rsidRPr="003319CF" w:rsidR="003319CF">
        <w:rPr>
          <w:rFonts w:ascii="Arial" w:hAnsi="Arial" w:cs="Arial"/>
          <w:sz w:val="24"/>
          <w:szCs w:val="24"/>
        </w:rPr>
        <w:t xml:space="preserve">. </w:t>
      </w:r>
      <w:r w:rsidR="002026B4">
        <w:rPr>
          <w:rFonts w:ascii="Arial" w:hAnsi="Arial" w:cs="Arial"/>
          <w:sz w:val="24"/>
          <w:szCs w:val="24"/>
        </w:rPr>
        <w:t xml:space="preserve">Figure XX shows the distribution of patents across the AI patent, showing </w:t>
      </w:r>
      <w:r w:rsidRPr="003319CF" w:rsidR="003319CF">
        <w:rPr>
          <w:rFonts w:ascii="Arial" w:hAnsi="Arial" w:cs="Arial"/>
          <w:sz w:val="24"/>
          <w:szCs w:val="24"/>
        </w:rPr>
        <w:t xml:space="preserve">a strong focus on AI operations </w:t>
      </w:r>
      <w:r w:rsidR="00E26DFF">
        <w:rPr>
          <w:rFonts w:ascii="Arial" w:hAnsi="Arial" w:cs="Arial"/>
          <w:sz w:val="24"/>
          <w:szCs w:val="24"/>
        </w:rPr>
        <w:t>(</w:t>
      </w:r>
      <w:r w:rsidRPr="003319CF" w:rsidR="003319CF">
        <w:rPr>
          <w:rFonts w:ascii="Arial" w:hAnsi="Arial" w:cs="Arial"/>
          <w:sz w:val="24"/>
          <w:szCs w:val="24"/>
        </w:rPr>
        <w:t>86.3%</w:t>
      </w:r>
      <w:r w:rsidR="00E26DFF">
        <w:rPr>
          <w:rFonts w:ascii="Arial" w:hAnsi="Arial" w:cs="Arial"/>
          <w:sz w:val="24"/>
          <w:szCs w:val="24"/>
        </w:rPr>
        <w:t>)</w:t>
      </w:r>
      <w:r w:rsidRPr="003319CF" w:rsidR="003319CF">
        <w:rPr>
          <w:rFonts w:ascii="Arial" w:hAnsi="Arial" w:cs="Arial"/>
          <w:sz w:val="24"/>
          <w:szCs w:val="24"/>
        </w:rPr>
        <w:t xml:space="preserve"> over data collection technologies</w:t>
      </w:r>
      <w:r w:rsidR="00E26DFF">
        <w:rPr>
          <w:rFonts w:ascii="Arial" w:hAnsi="Arial" w:cs="Arial"/>
          <w:sz w:val="24"/>
          <w:szCs w:val="24"/>
        </w:rPr>
        <w:t xml:space="preserve"> (</w:t>
      </w:r>
      <w:r w:rsidRPr="003319CF" w:rsidR="00E26DFF">
        <w:rPr>
          <w:rFonts w:ascii="Arial" w:hAnsi="Arial" w:cs="Arial"/>
          <w:sz w:val="24"/>
          <w:szCs w:val="24"/>
        </w:rPr>
        <w:t>13.7%)</w:t>
      </w:r>
      <w:r w:rsidR="00E26DFF">
        <w:rPr>
          <w:rFonts w:ascii="Arial" w:hAnsi="Arial" w:cs="Arial"/>
          <w:sz w:val="24"/>
          <w:szCs w:val="24"/>
        </w:rPr>
        <w:t>,</w:t>
      </w:r>
      <w:r w:rsidRPr="003319CF" w:rsidR="003319CF">
        <w:rPr>
          <w:rFonts w:ascii="Arial" w:hAnsi="Arial" w:cs="Arial"/>
          <w:sz w:val="24"/>
          <w:szCs w:val="24"/>
        </w:rPr>
        <w:t xml:space="preserve"> such as sensors and tracking devices</w:t>
      </w:r>
      <w:r w:rsidR="002632DA">
        <w:rPr>
          <w:rFonts w:ascii="Arial" w:hAnsi="Arial" w:cs="Arial"/>
          <w:sz w:val="24"/>
          <w:szCs w:val="24"/>
        </w:rPr>
        <w:t>.</w:t>
      </w:r>
    </w:p>
    <w:p w:rsidRPr="003319CF" w:rsidR="003319CF" w:rsidP="003319CF" w:rsidRDefault="003319CF" w14:paraId="2A4A5A22" w14:textId="0D0E6F1C">
      <w:pPr>
        <w:jc w:val="both"/>
        <w:rPr>
          <w:rFonts w:ascii="Arial" w:hAnsi="Arial" w:cs="Arial"/>
          <w:sz w:val="24"/>
          <w:szCs w:val="24"/>
        </w:rPr>
      </w:pPr>
      <w:r w:rsidRPr="003319CF">
        <w:rPr>
          <w:rFonts w:ascii="Arial" w:hAnsi="Arial" w:cs="Arial"/>
          <w:sz w:val="24"/>
          <w:szCs w:val="24"/>
        </w:rPr>
        <w:t>Within AI operations, the smallest cluster relates to AI platform technology, comprising 27 patents</w:t>
      </w:r>
      <w:r w:rsidR="002632DA">
        <w:rPr>
          <w:rFonts w:ascii="Arial" w:hAnsi="Arial" w:cs="Arial"/>
          <w:sz w:val="24"/>
          <w:szCs w:val="24"/>
        </w:rPr>
        <w:t xml:space="preserve"> (6.1%)</w:t>
      </w:r>
      <w:r w:rsidRPr="003319CF">
        <w:rPr>
          <w:rFonts w:ascii="Arial" w:hAnsi="Arial" w:cs="Arial"/>
          <w:sz w:val="24"/>
          <w:szCs w:val="24"/>
        </w:rPr>
        <w:t xml:space="preserve">. Platforms are frameworks providing the necessary software infrastructure and interfaces for using AI models and can span across the entire workflow, from data preparation to model design and training. The next largest cluster comprises specific AI model architectures. This cluster includes 13.6% of operations patents, with a total of 64 patents. The third-largest cluster relates to specialised AI hardware (35.3%). These patents address hardware-level innovation aimed at improving energy efficiency and computational performance. </w:t>
      </w:r>
    </w:p>
    <w:p w:rsidR="00023BE4" w:rsidP="00EE7083" w:rsidRDefault="003319CF" w14:paraId="2EEB78F2" w14:textId="345E33FB">
      <w:pPr>
        <w:jc w:val="both"/>
        <w:rPr>
          <w:rFonts w:ascii="Arial" w:hAnsi="Arial" w:cs="Arial"/>
          <w:sz w:val="24"/>
          <w:szCs w:val="24"/>
        </w:rPr>
      </w:pPr>
      <w:r w:rsidRPr="003319CF">
        <w:rPr>
          <w:rFonts w:ascii="Arial" w:hAnsi="Arial" w:cs="Arial"/>
          <w:sz w:val="24"/>
          <w:szCs w:val="24"/>
        </w:rPr>
        <w:t>The largest group of operations patents (45.0%) focuses on general AI infrastructure.</w:t>
      </w:r>
      <w:r w:rsidR="0099744F">
        <w:rPr>
          <w:rFonts w:ascii="Arial" w:hAnsi="Arial" w:cs="Arial"/>
          <w:sz w:val="24"/>
          <w:szCs w:val="24"/>
        </w:rPr>
        <w:t xml:space="preserve"> </w:t>
      </w:r>
      <w:r w:rsidRPr="003319CF">
        <w:rPr>
          <w:rFonts w:ascii="Arial" w:hAnsi="Arial" w:cs="Arial"/>
          <w:sz w:val="24"/>
          <w:szCs w:val="24"/>
        </w:rPr>
        <w:t xml:space="preserve">This category includes technologies foundational to computing environments that support AI, such as power-efficient data centres and hardware-level systems. Within this group, subclusters include network connectivity (11.7%), storage (31.5%), and general-purpose hardware (56.8%). </w:t>
      </w:r>
    </w:p>
    <w:p w:rsidR="00A404A0" w:rsidP="00EE7083" w:rsidRDefault="00A404A0" w14:paraId="7BBF0437" w14:textId="77777777">
      <w:pPr>
        <w:jc w:val="both"/>
        <w:rPr>
          <w:rFonts w:ascii="Arial" w:hAnsi="Arial" w:cs="Arial"/>
          <w:sz w:val="24"/>
          <w:szCs w:val="24"/>
        </w:rPr>
      </w:pPr>
    </w:p>
    <w:p w:rsidRPr="00E91B57" w:rsidR="00A404A0" w:rsidP="00EE7083" w:rsidRDefault="00852133" w14:paraId="45439782" w14:textId="4AF34E74">
      <w:pPr>
        <w:jc w:val="both"/>
        <w:rPr>
          <w:rFonts w:ascii="Arial" w:hAnsi="Arial" w:cs="Arial"/>
          <w:sz w:val="24"/>
          <w:szCs w:val="24"/>
        </w:rPr>
      </w:pPr>
      <w:r>
        <w:rPr>
          <w:rFonts w:ascii="Arial" w:hAnsi="Arial" w:cs="Arial"/>
          <w:noProof/>
          <w:sz w:val="24"/>
          <w:szCs w:val="24"/>
        </w:rPr>
        <w:drawing>
          <wp:inline distT="0" distB="0" distL="0" distR="0" wp14:anchorId="731585B0" wp14:editId="14932875">
            <wp:extent cx="5731510" cy="4288155"/>
            <wp:effectExtent l="0" t="0" r="2540" b="0"/>
            <wp:docPr id="390395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5155" name="Picture 3903951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288155"/>
                    </a:xfrm>
                    <a:prstGeom prst="rect">
                      <a:avLst/>
                    </a:prstGeom>
                  </pic:spPr>
                </pic:pic>
              </a:graphicData>
            </a:graphic>
          </wp:inline>
        </w:drawing>
      </w:r>
    </w:p>
    <w:p w:rsidR="00140869" w:rsidP="00140869" w:rsidRDefault="00140869" w14:paraId="7D93EC28" w14:textId="77777777">
      <w:pPr>
        <w:jc w:val="both"/>
        <w:rPr>
          <w:rFonts w:ascii="Arial" w:hAnsi="Arial" w:cs="Arial"/>
          <w:sz w:val="24"/>
          <w:szCs w:val="24"/>
        </w:rPr>
      </w:pPr>
    </w:p>
    <w:p w:rsidRPr="00140869" w:rsidR="004E15E5" w:rsidP="004E15E5" w:rsidRDefault="00140869" w14:paraId="2ADEA564" w14:textId="7041BCF9">
      <w:pPr>
        <w:jc w:val="center"/>
        <w:rPr>
          <w:rFonts w:ascii="Arial" w:hAnsi="Arial" w:cs="Arial"/>
          <w:i/>
          <w:iCs/>
          <w:sz w:val="24"/>
          <w:szCs w:val="24"/>
        </w:rPr>
      </w:pPr>
      <w:r w:rsidRPr="00140869">
        <w:rPr>
          <w:rFonts w:ascii="Arial" w:hAnsi="Arial" w:cs="Arial"/>
          <w:i/>
          <w:iCs/>
          <w:sz w:val="24"/>
          <w:szCs w:val="24"/>
        </w:rPr>
        <w:t xml:space="preserve">Figure </w:t>
      </w:r>
      <w:r w:rsidR="002632DA">
        <w:rPr>
          <w:rFonts w:ascii="Arial" w:hAnsi="Arial" w:cs="Arial"/>
          <w:i/>
          <w:iCs/>
          <w:sz w:val="24"/>
          <w:szCs w:val="24"/>
        </w:rPr>
        <w:t>XX</w:t>
      </w:r>
      <w:r w:rsidRPr="00140869">
        <w:rPr>
          <w:rFonts w:ascii="Arial" w:hAnsi="Arial" w:cs="Arial"/>
          <w:i/>
          <w:iCs/>
          <w:sz w:val="24"/>
          <w:szCs w:val="24"/>
        </w:rPr>
        <w:t xml:space="preserve">: </w:t>
      </w:r>
      <w:r w:rsidR="00033023">
        <w:rPr>
          <w:rFonts w:ascii="Arial" w:hAnsi="Arial" w:cs="Arial"/>
          <w:i/>
          <w:iCs/>
          <w:sz w:val="24"/>
          <w:szCs w:val="24"/>
        </w:rPr>
        <w:t>Categories</w:t>
      </w:r>
      <w:r w:rsidRPr="00140869">
        <w:rPr>
          <w:rFonts w:ascii="Arial" w:hAnsi="Arial" w:cs="Arial"/>
          <w:i/>
          <w:iCs/>
          <w:sz w:val="24"/>
          <w:szCs w:val="24"/>
        </w:rPr>
        <w:t xml:space="preserve"> of Patents within the field of </w:t>
      </w:r>
      <w:r w:rsidR="004E15E5">
        <w:rPr>
          <w:rFonts w:ascii="Arial" w:hAnsi="Arial" w:cs="Arial"/>
          <w:i/>
          <w:iCs/>
          <w:sz w:val="24"/>
          <w:szCs w:val="24"/>
        </w:rPr>
        <w:t>Sustainability of AI.</w:t>
      </w:r>
    </w:p>
    <w:p w:rsidR="00140869" w:rsidP="00EE7083" w:rsidRDefault="00140869" w14:paraId="5F31338F" w14:textId="77777777">
      <w:pPr>
        <w:jc w:val="both"/>
        <w:rPr>
          <w:rFonts w:ascii="Arial" w:hAnsi="Arial" w:cs="Arial"/>
          <w:b/>
          <w:bCs/>
          <w:sz w:val="24"/>
          <w:szCs w:val="24"/>
        </w:rPr>
      </w:pPr>
    </w:p>
    <w:p w:rsidRPr="00BE5DC8" w:rsidR="00D46CEA" w:rsidP="00EE7083" w:rsidRDefault="00432681" w14:paraId="35853482" w14:textId="6C0A38C8">
      <w:pPr>
        <w:jc w:val="both"/>
        <w:rPr>
          <w:rFonts w:ascii="Arial" w:hAnsi="Arial" w:cs="Arial"/>
          <w:b/>
          <w:bCs/>
          <w:sz w:val="28"/>
          <w:szCs w:val="28"/>
        </w:rPr>
      </w:pPr>
      <w:r w:rsidRPr="00BE5DC8">
        <w:rPr>
          <w:rFonts w:ascii="Arial" w:hAnsi="Arial" w:cs="Arial"/>
          <w:b/>
          <w:bCs/>
          <w:sz w:val="28"/>
          <w:szCs w:val="28"/>
        </w:rPr>
        <w:t>Discussion</w:t>
      </w:r>
    </w:p>
    <w:p w:rsidRPr="00E91B57" w:rsidR="0047404A" w:rsidP="0047404A" w:rsidRDefault="0047404A" w14:paraId="635605B0" w14:textId="718EAE99">
      <w:pPr>
        <w:jc w:val="both"/>
        <w:rPr>
          <w:rFonts w:ascii="Arial" w:hAnsi="Arial" w:cs="Arial"/>
          <w:sz w:val="24"/>
          <w:szCs w:val="24"/>
        </w:rPr>
      </w:pPr>
      <w:r w:rsidRPr="00E91B57">
        <w:rPr>
          <w:rFonts w:ascii="Arial" w:hAnsi="Arial" w:cs="Arial"/>
          <w:sz w:val="24"/>
          <w:szCs w:val="24"/>
        </w:rPr>
        <w:t xml:space="preserve">This study contributes a systematic, large-scale analysis of innovation in sustainable AI using computational linguistic methods applied to global patent data. By training a high-performing </w:t>
      </w:r>
      <w:r w:rsidR="00F5470D">
        <w:rPr>
          <w:rFonts w:ascii="Arial" w:hAnsi="Arial" w:cs="Arial"/>
          <w:sz w:val="24"/>
          <w:szCs w:val="24"/>
        </w:rPr>
        <w:t>patent</w:t>
      </w:r>
      <w:r w:rsidRPr="00E91B57">
        <w:rPr>
          <w:rFonts w:ascii="Arial" w:hAnsi="Arial" w:cs="Arial"/>
          <w:sz w:val="24"/>
          <w:szCs w:val="24"/>
        </w:rPr>
        <w:t xml:space="preserve"> classifier and combining it with topic modelling, we provide a</w:t>
      </w:r>
      <w:r w:rsidR="00F5470D">
        <w:rPr>
          <w:rFonts w:ascii="Arial" w:hAnsi="Arial" w:cs="Arial"/>
          <w:sz w:val="24"/>
          <w:szCs w:val="24"/>
        </w:rPr>
        <w:t xml:space="preserve">n </w:t>
      </w:r>
      <w:r w:rsidRPr="00E91B57">
        <w:rPr>
          <w:rFonts w:ascii="Arial" w:hAnsi="Arial" w:cs="Arial"/>
          <w:sz w:val="24"/>
          <w:szCs w:val="24"/>
        </w:rPr>
        <w:t xml:space="preserve">overview of how and where innovation is occurring at the intersection of AI and sustainability. Our findings expose </w:t>
      </w:r>
      <w:r w:rsidR="00BD1F19">
        <w:rPr>
          <w:rFonts w:ascii="Arial" w:hAnsi="Arial" w:cs="Arial"/>
          <w:sz w:val="24"/>
          <w:szCs w:val="24"/>
        </w:rPr>
        <w:t>sharp</w:t>
      </w:r>
      <w:r w:rsidRPr="00E91B57">
        <w:rPr>
          <w:rFonts w:ascii="Arial" w:hAnsi="Arial" w:cs="Arial"/>
          <w:sz w:val="24"/>
          <w:szCs w:val="24"/>
        </w:rPr>
        <w:t xml:space="preserve"> asymmetries, concentrated sectoral and technological patterns, and important gaps in the environmental focus of sustainable AI innovation. We show that patents</w:t>
      </w:r>
      <w:r w:rsidR="002B4BB8">
        <w:rPr>
          <w:rFonts w:ascii="Arial" w:hAnsi="Arial" w:cs="Arial"/>
          <w:sz w:val="24"/>
          <w:szCs w:val="24"/>
        </w:rPr>
        <w:t xml:space="preserve"> </w:t>
      </w:r>
      <w:r w:rsidRPr="00E91B57">
        <w:rPr>
          <w:rFonts w:ascii="Arial" w:hAnsi="Arial" w:cs="Arial"/>
          <w:sz w:val="24"/>
          <w:szCs w:val="24"/>
        </w:rPr>
        <w:t xml:space="preserve">can serve as a powerful empirical window into </w:t>
      </w:r>
      <w:r w:rsidR="002B4BB8">
        <w:rPr>
          <w:rFonts w:ascii="Arial" w:hAnsi="Arial" w:cs="Arial"/>
          <w:sz w:val="24"/>
          <w:szCs w:val="24"/>
        </w:rPr>
        <w:t>the debate on AI and sustainability, revealing that the debate is also polarised within the innovation context.</w:t>
      </w:r>
      <w:r w:rsidRPr="00E91B57">
        <w:rPr>
          <w:rFonts w:ascii="Arial" w:hAnsi="Arial" w:cs="Arial"/>
          <w:sz w:val="24"/>
          <w:szCs w:val="24"/>
        </w:rPr>
        <w:t xml:space="preserve"> </w:t>
      </w:r>
    </w:p>
    <w:p w:rsidRPr="00E91B57" w:rsidR="0047404A" w:rsidP="0047404A" w:rsidRDefault="0047404A" w14:paraId="06EBAC8E" w14:textId="726C325B">
      <w:pPr>
        <w:jc w:val="both"/>
        <w:rPr>
          <w:rFonts w:ascii="Arial" w:hAnsi="Arial" w:cs="Arial"/>
          <w:b/>
          <w:bCs/>
          <w:sz w:val="24"/>
          <w:szCs w:val="24"/>
        </w:rPr>
      </w:pPr>
      <w:r w:rsidRPr="00E91B57">
        <w:rPr>
          <w:rFonts w:ascii="Arial" w:hAnsi="Arial" w:cs="Arial"/>
          <w:b/>
          <w:bCs/>
          <w:sz w:val="24"/>
          <w:szCs w:val="24"/>
        </w:rPr>
        <w:t>Asymmetries in innovation focus</w:t>
      </w:r>
    </w:p>
    <w:p w:rsidRPr="00E91B57" w:rsidR="0047404A" w:rsidP="0047404A" w:rsidRDefault="0047404A" w14:paraId="43506B3E" w14:textId="552C4823">
      <w:pPr>
        <w:jc w:val="both"/>
        <w:rPr>
          <w:rFonts w:ascii="Arial" w:hAnsi="Arial" w:cs="Arial"/>
          <w:sz w:val="24"/>
          <w:szCs w:val="24"/>
        </w:rPr>
      </w:pPr>
      <w:r w:rsidRPr="00E91B57">
        <w:rPr>
          <w:rFonts w:ascii="Arial" w:hAnsi="Arial" w:cs="Arial"/>
          <w:sz w:val="24"/>
          <w:szCs w:val="24"/>
        </w:rPr>
        <w:t xml:space="preserve">One of the most striking findings is the overwhelming dominance of patents proposing AI-based solutions to sustainability challenges, compared to those targeting the environmental </w:t>
      </w:r>
      <w:r w:rsidR="002B4BB8">
        <w:rPr>
          <w:rFonts w:ascii="Arial" w:hAnsi="Arial" w:cs="Arial"/>
          <w:sz w:val="24"/>
          <w:szCs w:val="24"/>
        </w:rPr>
        <w:t>impacts</w:t>
      </w:r>
      <w:r w:rsidRPr="00E91B57">
        <w:rPr>
          <w:rFonts w:ascii="Arial" w:hAnsi="Arial" w:cs="Arial"/>
          <w:sz w:val="24"/>
          <w:szCs w:val="24"/>
        </w:rPr>
        <w:t xml:space="preserve"> </w:t>
      </w:r>
      <w:r w:rsidR="002B4BB8">
        <w:rPr>
          <w:rFonts w:ascii="Arial" w:hAnsi="Arial" w:cs="Arial"/>
          <w:sz w:val="24"/>
          <w:szCs w:val="24"/>
        </w:rPr>
        <w:t>across the AI pipeline</w:t>
      </w:r>
      <w:r w:rsidRPr="00E91B57">
        <w:rPr>
          <w:rFonts w:ascii="Arial" w:hAnsi="Arial" w:cs="Arial"/>
          <w:sz w:val="24"/>
          <w:szCs w:val="24"/>
        </w:rPr>
        <w:t>. While the former</w:t>
      </w:r>
      <w:r w:rsidR="00021A40">
        <w:rPr>
          <w:rFonts w:ascii="Arial" w:hAnsi="Arial" w:cs="Arial"/>
          <w:sz w:val="24"/>
          <w:szCs w:val="24"/>
        </w:rPr>
        <w:t xml:space="preserve"> </w:t>
      </w:r>
      <w:r w:rsidRPr="00E91B57">
        <w:rPr>
          <w:rFonts w:ascii="Arial" w:hAnsi="Arial" w:cs="Arial"/>
          <w:sz w:val="24"/>
          <w:szCs w:val="24"/>
        </w:rPr>
        <w:t>accounts for the vast majority of activity,</w:t>
      </w:r>
      <w:r w:rsidR="00021A40">
        <w:rPr>
          <w:rFonts w:ascii="Arial" w:hAnsi="Arial" w:cs="Arial"/>
          <w:sz w:val="24"/>
          <w:szCs w:val="24"/>
        </w:rPr>
        <w:t xml:space="preserve"> patents on the</w:t>
      </w:r>
      <w:r w:rsidRPr="00E91B57">
        <w:rPr>
          <w:rFonts w:ascii="Arial" w:hAnsi="Arial" w:cs="Arial"/>
          <w:sz w:val="24"/>
          <w:szCs w:val="24"/>
        </w:rPr>
        <w:t xml:space="preserve"> </w:t>
      </w:r>
      <w:r w:rsidR="00021A40">
        <w:rPr>
          <w:rFonts w:ascii="Arial" w:hAnsi="Arial" w:cs="Arial"/>
          <w:sz w:val="24"/>
          <w:szCs w:val="24"/>
        </w:rPr>
        <w:t>s</w:t>
      </w:r>
      <w:r w:rsidRPr="00E91B57">
        <w:rPr>
          <w:rFonts w:ascii="Arial" w:hAnsi="Arial" w:cs="Arial"/>
          <w:sz w:val="24"/>
          <w:szCs w:val="24"/>
        </w:rPr>
        <w:t>ustainability of AI</w:t>
      </w:r>
      <w:r w:rsidR="00021A40">
        <w:rPr>
          <w:rFonts w:ascii="Arial" w:hAnsi="Arial" w:cs="Arial"/>
          <w:sz w:val="24"/>
          <w:szCs w:val="24"/>
        </w:rPr>
        <w:t xml:space="preserve"> </w:t>
      </w:r>
      <w:r w:rsidRPr="00E91B57">
        <w:rPr>
          <w:rFonts w:ascii="Arial" w:hAnsi="Arial" w:cs="Arial"/>
          <w:sz w:val="24"/>
          <w:szCs w:val="24"/>
        </w:rPr>
        <w:t xml:space="preserve">makes up a small fraction. This disparity reflects a wider discursive tendency to frame AI as a tool for addressing sustainability, rather than a technology with its own environmental </w:t>
      </w:r>
      <w:r w:rsidR="002B4BB8">
        <w:rPr>
          <w:rFonts w:ascii="Arial" w:hAnsi="Arial" w:cs="Arial"/>
          <w:sz w:val="24"/>
          <w:szCs w:val="24"/>
        </w:rPr>
        <w:t>impacts</w:t>
      </w:r>
      <w:r w:rsidRPr="00E91B57">
        <w:rPr>
          <w:rFonts w:ascii="Arial" w:hAnsi="Arial" w:cs="Arial"/>
          <w:sz w:val="24"/>
          <w:szCs w:val="24"/>
        </w:rPr>
        <w:t xml:space="preserve">. Yet as the </w:t>
      </w:r>
      <w:r w:rsidR="00B30BA0">
        <w:rPr>
          <w:rFonts w:ascii="Arial" w:hAnsi="Arial" w:cs="Arial"/>
          <w:sz w:val="24"/>
          <w:szCs w:val="24"/>
        </w:rPr>
        <w:t>environmental</w:t>
      </w:r>
      <w:r w:rsidR="00B31F95">
        <w:rPr>
          <w:rFonts w:ascii="Arial" w:hAnsi="Arial" w:cs="Arial"/>
          <w:sz w:val="24"/>
          <w:szCs w:val="24"/>
        </w:rPr>
        <w:t xml:space="preserve"> </w:t>
      </w:r>
      <w:r w:rsidRPr="00E91B57">
        <w:rPr>
          <w:rFonts w:ascii="Arial" w:hAnsi="Arial" w:cs="Arial"/>
          <w:sz w:val="24"/>
          <w:szCs w:val="24"/>
        </w:rPr>
        <w:t>impacts of AI continue to grow, this imbalance becomes increasingly problematic.</w:t>
      </w:r>
      <w:r w:rsidRPr="00F257A7" w:rsidR="00F257A7">
        <w:rPr>
          <w:rFonts w:ascii="Arial" w:hAnsi="Arial" w:cs="Arial"/>
          <w:sz w:val="24"/>
          <w:szCs w:val="24"/>
          <w:vertAlign w:val="superscript"/>
        </w:rPr>
        <w:t>2,</w:t>
      </w:r>
      <w:r w:rsidR="00F257A7">
        <w:rPr>
          <w:rFonts w:ascii="Arial" w:hAnsi="Arial" w:cs="Arial"/>
          <w:sz w:val="24"/>
          <w:szCs w:val="24"/>
          <w:vertAlign w:val="superscript"/>
        </w:rPr>
        <w:t>19,</w:t>
      </w:r>
      <w:r w:rsidRPr="00F257A7" w:rsidR="00F257A7">
        <w:rPr>
          <w:rFonts w:ascii="Arial" w:hAnsi="Arial" w:cs="Arial"/>
          <w:sz w:val="24"/>
          <w:szCs w:val="24"/>
          <w:vertAlign w:val="superscript"/>
        </w:rPr>
        <w:t>29,30</w:t>
      </w:r>
    </w:p>
    <w:p w:rsidRPr="00E91B57" w:rsidR="0047404A" w:rsidP="0047404A" w:rsidRDefault="0047404A" w14:paraId="49789A44" w14:textId="22A66E6B">
      <w:pPr>
        <w:jc w:val="both"/>
        <w:rPr>
          <w:rFonts w:ascii="Arial" w:hAnsi="Arial" w:cs="Arial"/>
          <w:sz w:val="24"/>
          <w:szCs w:val="24"/>
        </w:rPr>
      </w:pPr>
      <w:r w:rsidRPr="00E91B57">
        <w:rPr>
          <w:rFonts w:ascii="Arial" w:hAnsi="Arial" w:cs="Arial"/>
          <w:sz w:val="24"/>
          <w:szCs w:val="24"/>
        </w:rPr>
        <w:t>Importantly, these two categories are not mutually exclusive. A small but notable share of patents aim to address both, for instance through hardware innovations that support energy-efficient AI in renewable energy contexts. However, such overlap remains the exception rather than the norm. A more integrated perspective</w:t>
      </w:r>
      <w:r w:rsidR="00EA4766">
        <w:rPr>
          <w:rFonts w:ascii="Arial" w:hAnsi="Arial" w:cs="Arial"/>
          <w:sz w:val="24"/>
          <w:szCs w:val="24"/>
        </w:rPr>
        <w:t xml:space="preserve">, </w:t>
      </w:r>
      <w:r w:rsidRPr="00E91B57">
        <w:rPr>
          <w:rFonts w:ascii="Arial" w:hAnsi="Arial" w:cs="Arial"/>
          <w:sz w:val="24"/>
          <w:szCs w:val="24"/>
        </w:rPr>
        <w:t xml:space="preserve">where environmental </w:t>
      </w:r>
      <w:r w:rsidR="003F60A4">
        <w:rPr>
          <w:rFonts w:ascii="Arial" w:hAnsi="Arial" w:cs="Arial"/>
          <w:sz w:val="24"/>
          <w:szCs w:val="24"/>
        </w:rPr>
        <w:t>impacts</w:t>
      </w:r>
      <w:r w:rsidRPr="00E91B57">
        <w:rPr>
          <w:rFonts w:ascii="Arial" w:hAnsi="Arial" w:cs="Arial"/>
          <w:sz w:val="24"/>
          <w:szCs w:val="24"/>
        </w:rPr>
        <w:t xml:space="preserve"> are systematically accounted for in the design of sustainability-oriented AI systems</w:t>
      </w:r>
      <w:r w:rsidR="00EA4766">
        <w:rPr>
          <w:rFonts w:ascii="Arial" w:hAnsi="Arial" w:cs="Arial"/>
          <w:sz w:val="24"/>
          <w:szCs w:val="24"/>
        </w:rPr>
        <w:t xml:space="preserve">, </w:t>
      </w:r>
      <w:r w:rsidRPr="00E91B57">
        <w:rPr>
          <w:rFonts w:ascii="Arial" w:hAnsi="Arial" w:cs="Arial"/>
          <w:sz w:val="24"/>
          <w:szCs w:val="24"/>
        </w:rPr>
        <w:t>remains largely absent.</w:t>
      </w:r>
    </w:p>
    <w:p w:rsidRPr="00E91B57" w:rsidR="0047404A" w:rsidP="0047404A" w:rsidRDefault="0047404A" w14:paraId="00339195" w14:textId="1C3CBB96">
      <w:pPr>
        <w:jc w:val="both"/>
        <w:rPr>
          <w:rFonts w:ascii="Arial" w:hAnsi="Arial" w:cs="Arial"/>
          <w:b/>
          <w:bCs/>
          <w:sz w:val="24"/>
          <w:szCs w:val="24"/>
        </w:rPr>
      </w:pPr>
      <w:r w:rsidRPr="00E91B57">
        <w:rPr>
          <w:rFonts w:ascii="Arial" w:hAnsi="Arial" w:cs="Arial"/>
          <w:b/>
          <w:bCs/>
          <w:sz w:val="24"/>
          <w:szCs w:val="24"/>
        </w:rPr>
        <w:t>Sectoral and technological clustering</w:t>
      </w:r>
    </w:p>
    <w:p w:rsidRPr="00E91B57" w:rsidR="0047404A" w:rsidP="0047404A" w:rsidRDefault="0047404A" w14:paraId="12F8B56B" w14:textId="23F69E22">
      <w:pPr>
        <w:jc w:val="both"/>
        <w:rPr>
          <w:rFonts w:ascii="Arial" w:hAnsi="Arial" w:cs="Arial"/>
          <w:sz w:val="24"/>
          <w:szCs w:val="24"/>
        </w:rPr>
      </w:pPr>
      <w:r w:rsidRPr="00E91B57">
        <w:rPr>
          <w:rFonts w:ascii="Arial" w:hAnsi="Arial" w:cs="Arial"/>
          <w:sz w:val="24"/>
          <w:szCs w:val="24"/>
        </w:rPr>
        <w:t>We observe that sustainable AI innovation is not evenly spread across economic sectors or technological domains. AI for Sustainability patents concentrate most heavily in the energy, mobility, and electronics sectors</w:t>
      </w:r>
      <w:r w:rsidR="00154E88">
        <w:rPr>
          <w:rFonts w:ascii="Arial" w:hAnsi="Arial" w:cs="Arial"/>
          <w:sz w:val="24"/>
          <w:szCs w:val="24"/>
        </w:rPr>
        <w:t xml:space="preserve">, </w:t>
      </w:r>
      <w:r w:rsidRPr="00E91B57">
        <w:rPr>
          <w:rFonts w:ascii="Arial" w:hAnsi="Arial" w:cs="Arial"/>
          <w:sz w:val="24"/>
          <w:szCs w:val="24"/>
        </w:rPr>
        <w:t>domains that are both carbon-intensive and already subject to digital transformation. In contrast, Sustainability of AI inventions are predominantly clustered in infrastructure and hardware technologies, such as cooling systems, data storage, and low-power chips. Data acquisition, algorithm design, and software-level optimisations receive much less attention.</w:t>
      </w:r>
    </w:p>
    <w:p w:rsidRPr="00E91B57" w:rsidR="0047404A" w:rsidP="0047404A" w:rsidRDefault="0047404A" w14:paraId="45A19948" w14:textId="27BF242C">
      <w:pPr>
        <w:jc w:val="both"/>
        <w:rPr>
          <w:rFonts w:ascii="Arial" w:hAnsi="Arial" w:cs="Arial"/>
          <w:sz w:val="24"/>
          <w:szCs w:val="24"/>
        </w:rPr>
      </w:pPr>
      <w:r w:rsidRPr="00E91B57">
        <w:rPr>
          <w:rFonts w:ascii="Arial" w:hAnsi="Arial" w:cs="Arial"/>
          <w:sz w:val="24"/>
          <w:szCs w:val="24"/>
        </w:rPr>
        <w:t>This divergence suggests that innovation is following existing trajectories of industrial and infrastructural development rather than systematically targeting the full range of environmental pressures associated with AI. For example, while energy efficiency is a recurring focus, other impacts</w:t>
      </w:r>
      <w:r w:rsidR="00154E88">
        <w:rPr>
          <w:rFonts w:ascii="Arial" w:hAnsi="Arial" w:cs="Arial"/>
          <w:sz w:val="24"/>
          <w:szCs w:val="24"/>
        </w:rPr>
        <w:t xml:space="preserve"> </w:t>
      </w:r>
      <w:r w:rsidRPr="00E91B57">
        <w:rPr>
          <w:rFonts w:ascii="Arial" w:hAnsi="Arial" w:cs="Arial"/>
          <w:sz w:val="24"/>
          <w:szCs w:val="24"/>
        </w:rPr>
        <w:t>such as water use in data centre cooling or rare earth extraction in hardware production</w:t>
      </w:r>
      <w:r w:rsidR="00154E88">
        <w:rPr>
          <w:rFonts w:ascii="Arial" w:hAnsi="Arial" w:cs="Arial"/>
          <w:sz w:val="24"/>
          <w:szCs w:val="24"/>
        </w:rPr>
        <w:t xml:space="preserve"> </w:t>
      </w:r>
      <w:r w:rsidRPr="00E91B57">
        <w:rPr>
          <w:rFonts w:ascii="Arial" w:hAnsi="Arial" w:cs="Arial"/>
          <w:sz w:val="24"/>
          <w:szCs w:val="24"/>
        </w:rPr>
        <w:t>are rarely addressed.</w:t>
      </w:r>
      <w:r w:rsidR="005B1B8F">
        <w:rPr>
          <w:rFonts w:ascii="Arial" w:hAnsi="Arial" w:cs="Arial"/>
          <w:sz w:val="24"/>
          <w:szCs w:val="24"/>
          <w:vertAlign w:val="superscript"/>
        </w:rPr>
        <w:t>7,</w:t>
      </w:r>
      <w:r w:rsidR="008675CB">
        <w:rPr>
          <w:rFonts w:ascii="Arial" w:hAnsi="Arial" w:cs="Arial"/>
          <w:sz w:val="24"/>
          <w:szCs w:val="24"/>
          <w:vertAlign w:val="superscript"/>
        </w:rPr>
        <w:t>21</w:t>
      </w:r>
      <w:r w:rsidRPr="00E91B57">
        <w:rPr>
          <w:rFonts w:ascii="Arial" w:hAnsi="Arial" w:cs="Arial"/>
          <w:sz w:val="24"/>
          <w:szCs w:val="24"/>
        </w:rPr>
        <w:t xml:space="preserve"> This technological </w:t>
      </w:r>
      <w:r w:rsidRPr="00E91B57">
        <w:rPr>
          <w:rFonts w:ascii="Arial" w:hAnsi="Arial" w:cs="Arial"/>
          <w:sz w:val="24"/>
          <w:szCs w:val="24"/>
        </w:rPr>
        <w:lastRenderedPageBreak/>
        <w:t xml:space="preserve">narrowness limits the sector’s ability to tackle the broader </w:t>
      </w:r>
      <w:r w:rsidR="005B1B8F">
        <w:rPr>
          <w:rFonts w:ascii="Arial" w:hAnsi="Arial" w:cs="Arial"/>
          <w:sz w:val="24"/>
          <w:szCs w:val="24"/>
        </w:rPr>
        <w:t>sustainability</w:t>
      </w:r>
      <w:r w:rsidRPr="00E91B57">
        <w:rPr>
          <w:rFonts w:ascii="Arial" w:hAnsi="Arial" w:cs="Arial"/>
          <w:sz w:val="24"/>
          <w:szCs w:val="24"/>
        </w:rPr>
        <w:t xml:space="preserve"> challenges </w:t>
      </w:r>
      <w:r w:rsidR="005B1B8F">
        <w:rPr>
          <w:rFonts w:ascii="Arial" w:hAnsi="Arial" w:cs="Arial"/>
          <w:sz w:val="24"/>
          <w:szCs w:val="24"/>
        </w:rPr>
        <w:t>AI growth nowadays</w:t>
      </w:r>
      <w:r w:rsidRPr="00E91B57">
        <w:rPr>
          <w:rFonts w:ascii="Arial" w:hAnsi="Arial" w:cs="Arial"/>
          <w:sz w:val="24"/>
          <w:szCs w:val="24"/>
        </w:rPr>
        <w:t xml:space="preserve"> faces.</w:t>
      </w:r>
    </w:p>
    <w:p w:rsidRPr="00E91B57" w:rsidR="0047404A" w:rsidP="0047404A" w:rsidRDefault="0047404A" w14:paraId="1508295D" w14:textId="1B5E8F2C">
      <w:pPr>
        <w:jc w:val="both"/>
        <w:rPr>
          <w:rFonts w:ascii="Arial" w:hAnsi="Arial" w:cs="Arial"/>
          <w:b/>
          <w:bCs/>
          <w:sz w:val="24"/>
          <w:szCs w:val="24"/>
        </w:rPr>
      </w:pPr>
      <w:r w:rsidRPr="00E91B57">
        <w:rPr>
          <w:rFonts w:ascii="Arial" w:hAnsi="Arial" w:cs="Arial"/>
          <w:b/>
          <w:bCs/>
          <w:sz w:val="24"/>
          <w:szCs w:val="24"/>
        </w:rPr>
        <w:t>Gaps in environmental scope</w:t>
      </w:r>
    </w:p>
    <w:p w:rsidRPr="00E91B57" w:rsidR="0047404A" w:rsidP="0047404A" w:rsidRDefault="0047404A" w14:paraId="0B8EA264" w14:textId="4A8CDBF1">
      <w:pPr>
        <w:jc w:val="both"/>
        <w:rPr>
          <w:rFonts w:ascii="Arial" w:hAnsi="Arial" w:cs="Arial"/>
          <w:sz w:val="24"/>
          <w:szCs w:val="24"/>
        </w:rPr>
      </w:pPr>
      <w:r w:rsidRPr="00E91B57">
        <w:rPr>
          <w:rFonts w:ascii="Arial" w:hAnsi="Arial" w:cs="Arial"/>
          <w:sz w:val="24"/>
          <w:szCs w:val="24"/>
        </w:rPr>
        <w:t xml:space="preserve">The environmental focus of current innovation is notably skewed. Across the patent </w:t>
      </w:r>
      <w:r w:rsidR="00E6727A">
        <w:rPr>
          <w:rFonts w:ascii="Arial" w:hAnsi="Arial" w:cs="Arial"/>
          <w:sz w:val="24"/>
          <w:szCs w:val="24"/>
        </w:rPr>
        <w:t>analysis</w:t>
      </w:r>
      <w:r w:rsidRPr="00E91B57">
        <w:rPr>
          <w:rFonts w:ascii="Arial" w:hAnsi="Arial" w:cs="Arial"/>
          <w:sz w:val="24"/>
          <w:szCs w:val="24"/>
        </w:rPr>
        <w:t>, energy efficiency dominates the sustainability discourse. This is understandable, given the centrality of electricity consumption in AI’s footprint and its relative measurability.</w:t>
      </w:r>
      <w:r w:rsidRPr="00795275" w:rsidR="00795275">
        <w:rPr>
          <w:rFonts w:ascii="Arial" w:hAnsi="Arial" w:cs="Arial"/>
          <w:sz w:val="24"/>
          <w:szCs w:val="24"/>
          <w:vertAlign w:val="superscript"/>
        </w:rPr>
        <w:t>32</w:t>
      </w:r>
      <w:r w:rsidRPr="00E91B57">
        <w:rPr>
          <w:rFonts w:ascii="Arial" w:hAnsi="Arial" w:cs="Arial"/>
          <w:sz w:val="24"/>
          <w:szCs w:val="24"/>
        </w:rPr>
        <w:t xml:space="preserve"> However, the </w:t>
      </w:r>
      <w:r w:rsidRPr="00E91B57" w:rsidR="00BB27E2">
        <w:rPr>
          <w:rFonts w:ascii="Arial" w:hAnsi="Arial" w:cs="Arial"/>
          <w:sz w:val="24"/>
          <w:szCs w:val="24"/>
        </w:rPr>
        <w:t>near absence</w:t>
      </w:r>
      <w:r w:rsidRPr="00E91B57">
        <w:rPr>
          <w:rFonts w:ascii="Arial" w:hAnsi="Arial" w:cs="Arial"/>
          <w:sz w:val="24"/>
          <w:szCs w:val="24"/>
        </w:rPr>
        <w:t xml:space="preserve"> of patents addressing material scarcity, e-waste, or water impacts points to an under-recognition of AI</w:t>
      </w:r>
      <w:r w:rsidR="00E6727A">
        <w:rPr>
          <w:rFonts w:ascii="Arial" w:hAnsi="Arial" w:cs="Arial"/>
          <w:sz w:val="24"/>
          <w:szCs w:val="24"/>
        </w:rPr>
        <w:t>’</w:t>
      </w:r>
      <w:r w:rsidRPr="00E91B57">
        <w:rPr>
          <w:rFonts w:ascii="Arial" w:hAnsi="Arial" w:cs="Arial"/>
          <w:sz w:val="24"/>
          <w:szCs w:val="24"/>
        </w:rPr>
        <w:t xml:space="preserve">s environmental </w:t>
      </w:r>
      <w:r w:rsidR="00E6727A">
        <w:rPr>
          <w:rFonts w:ascii="Arial" w:hAnsi="Arial" w:cs="Arial"/>
          <w:sz w:val="24"/>
          <w:szCs w:val="24"/>
        </w:rPr>
        <w:t>impacts across the pipeline</w:t>
      </w:r>
      <w:r w:rsidRPr="00E91B57">
        <w:rPr>
          <w:rFonts w:ascii="Arial" w:hAnsi="Arial" w:cs="Arial"/>
          <w:sz w:val="24"/>
          <w:szCs w:val="24"/>
        </w:rPr>
        <w:t>.</w:t>
      </w:r>
    </w:p>
    <w:p w:rsidRPr="00E91B57" w:rsidR="0047404A" w:rsidP="0047404A" w:rsidRDefault="0047404A" w14:paraId="4F27715E" w14:textId="59CEDB9E">
      <w:pPr>
        <w:jc w:val="both"/>
        <w:rPr>
          <w:rFonts w:ascii="Arial" w:hAnsi="Arial" w:cs="Arial"/>
          <w:sz w:val="24"/>
          <w:szCs w:val="24"/>
        </w:rPr>
      </w:pPr>
      <w:r w:rsidRPr="00E91B57">
        <w:rPr>
          <w:rFonts w:ascii="Arial" w:hAnsi="Arial" w:cs="Arial"/>
          <w:sz w:val="24"/>
          <w:szCs w:val="24"/>
        </w:rPr>
        <w:t>This blind spot has important implications.</w:t>
      </w:r>
      <w:r w:rsidRPr="009C16B9" w:rsidR="009C16B9">
        <w:rPr>
          <w:rFonts w:ascii="Arial" w:hAnsi="Arial" w:cs="Arial"/>
          <w:sz w:val="24"/>
          <w:szCs w:val="24"/>
          <w:vertAlign w:val="superscript"/>
        </w:rPr>
        <w:t>2,29,30</w:t>
      </w:r>
      <w:r w:rsidRPr="00E91B57">
        <w:rPr>
          <w:rFonts w:ascii="Arial" w:hAnsi="Arial" w:cs="Arial"/>
          <w:sz w:val="24"/>
          <w:szCs w:val="24"/>
        </w:rPr>
        <w:t xml:space="preserve"> For instance, without attention to rebound effects or lifecycle </w:t>
      </w:r>
      <w:r w:rsidR="00E6727A">
        <w:rPr>
          <w:rFonts w:ascii="Arial" w:hAnsi="Arial" w:cs="Arial"/>
          <w:sz w:val="24"/>
          <w:szCs w:val="24"/>
        </w:rPr>
        <w:t xml:space="preserve">carbon </w:t>
      </w:r>
      <w:r w:rsidRPr="00E91B57">
        <w:rPr>
          <w:rFonts w:ascii="Arial" w:hAnsi="Arial" w:cs="Arial"/>
          <w:sz w:val="24"/>
          <w:szCs w:val="24"/>
        </w:rPr>
        <w:t>emissions</w:t>
      </w:r>
      <w:r w:rsidR="00E6727A">
        <w:rPr>
          <w:rFonts w:ascii="Arial" w:hAnsi="Arial" w:cs="Arial"/>
          <w:sz w:val="24"/>
          <w:szCs w:val="24"/>
        </w:rPr>
        <w:t xml:space="preserve"> and water withdrawal</w:t>
      </w:r>
      <w:r w:rsidRPr="00E91B57">
        <w:rPr>
          <w:rFonts w:ascii="Arial" w:hAnsi="Arial" w:cs="Arial"/>
          <w:sz w:val="24"/>
          <w:szCs w:val="24"/>
        </w:rPr>
        <w:t>,</w:t>
      </w:r>
      <w:r w:rsidRPr="0061170F" w:rsidR="0061170F">
        <w:rPr>
          <w:rFonts w:ascii="Arial" w:hAnsi="Arial" w:cs="Arial"/>
          <w:sz w:val="24"/>
          <w:szCs w:val="24"/>
          <w:vertAlign w:val="superscript"/>
        </w:rPr>
        <w:t>7,21</w:t>
      </w:r>
      <w:r w:rsidRPr="00E91B57">
        <w:rPr>
          <w:rFonts w:ascii="Arial" w:hAnsi="Arial" w:cs="Arial"/>
          <w:sz w:val="24"/>
          <w:szCs w:val="24"/>
        </w:rPr>
        <w:t xml:space="preserve"> energy-efficient AI technologies could paradoxically increase net environmental damage by enabling new, high-demand use cases. Similarly, neglecting water consumption or e-waste externalities risks exacerbating local environmental </w:t>
      </w:r>
      <w:r w:rsidR="00201BB7">
        <w:rPr>
          <w:rFonts w:ascii="Arial" w:hAnsi="Arial" w:cs="Arial"/>
          <w:sz w:val="24"/>
          <w:szCs w:val="24"/>
        </w:rPr>
        <w:t>inequalities</w:t>
      </w:r>
      <w:r w:rsidRPr="00E91B57">
        <w:rPr>
          <w:rFonts w:ascii="Arial" w:hAnsi="Arial" w:cs="Arial"/>
          <w:sz w:val="24"/>
          <w:szCs w:val="24"/>
        </w:rPr>
        <w:t>.</w:t>
      </w:r>
      <w:r w:rsidRPr="00201BB7" w:rsidR="00201BB7">
        <w:rPr>
          <w:rFonts w:ascii="Arial" w:hAnsi="Arial" w:cs="Arial"/>
          <w:sz w:val="24"/>
          <w:szCs w:val="24"/>
          <w:vertAlign w:val="superscript"/>
        </w:rPr>
        <w:t>21</w:t>
      </w:r>
      <w:r w:rsidR="00214C46">
        <w:rPr>
          <w:rFonts w:ascii="Arial" w:hAnsi="Arial" w:cs="Arial"/>
          <w:sz w:val="24"/>
          <w:szCs w:val="24"/>
          <w:vertAlign w:val="superscript"/>
        </w:rPr>
        <w:t>,</w:t>
      </w:r>
      <w:r w:rsidR="00E55CD5">
        <w:rPr>
          <w:rFonts w:ascii="Arial" w:hAnsi="Arial" w:cs="Arial"/>
          <w:sz w:val="24"/>
          <w:szCs w:val="24"/>
          <w:vertAlign w:val="superscript"/>
        </w:rPr>
        <w:t>33</w:t>
      </w:r>
      <w:r w:rsidRPr="00E91B57">
        <w:rPr>
          <w:rFonts w:ascii="Arial" w:hAnsi="Arial" w:cs="Arial"/>
          <w:sz w:val="24"/>
          <w:szCs w:val="24"/>
        </w:rPr>
        <w:t xml:space="preserve"> We argue that broader environmental metrics</w:t>
      </w:r>
      <w:r w:rsidR="00154E88">
        <w:rPr>
          <w:rFonts w:ascii="Arial" w:hAnsi="Arial" w:cs="Arial"/>
          <w:sz w:val="24"/>
          <w:szCs w:val="24"/>
        </w:rPr>
        <w:t xml:space="preserve">, </w:t>
      </w:r>
      <w:r w:rsidRPr="00E91B57">
        <w:rPr>
          <w:rFonts w:ascii="Arial" w:hAnsi="Arial" w:cs="Arial"/>
          <w:sz w:val="24"/>
          <w:szCs w:val="24"/>
        </w:rPr>
        <w:t>embedded in both research design and patent disclosures</w:t>
      </w:r>
      <w:r w:rsidR="00154E88">
        <w:rPr>
          <w:rFonts w:ascii="Arial" w:hAnsi="Arial" w:cs="Arial"/>
          <w:sz w:val="24"/>
          <w:szCs w:val="24"/>
        </w:rPr>
        <w:t xml:space="preserve">, </w:t>
      </w:r>
      <w:r w:rsidRPr="00E91B57">
        <w:rPr>
          <w:rFonts w:ascii="Arial" w:hAnsi="Arial" w:cs="Arial"/>
          <w:sz w:val="24"/>
          <w:szCs w:val="24"/>
        </w:rPr>
        <w:t>are essential for ensuring AI contributes meaningfully to sustainability.</w:t>
      </w:r>
    </w:p>
    <w:p w:rsidRPr="00E91B57" w:rsidR="0047404A" w:rsidP="0047404A" w:rsidRDefault="0047404A" w14:paraId="0A0AA2DB" w14:textId="7F857321">
      <w:pPr>
        <w:jc w:val="both"/>
        <w:rPr>
          <w:rFonts w:ascii="Arial" w:hAnsi="Arial" w:cs="Arial"/>
          <w:b/>
          <w:bCs/>
          <w:sz w:val="24"/>
          <w:szCs w:val="24"/>
        </w:rPr>
      </w:pPr>
      <w:r w:rsidRPr="00E91B57">
        <w:rPr>
          <w:rFonts w:ascii="Arial" w:hAnsi="Arial" w:cs="Arial"/>
          <w:b/>
          <w:bCs/>
          <w:sz w:val="24"/>
          <w:szCs w:val="24"/>
        </w:rPr>
        <w:t>Institutional landscape and global inequalities</w:t>
      </w:r>
    </w:p>
    <w:p w:rsidRPr="00E91B57" w:rsidR="0047404A" w:rsidP="0047404A" w:rsidRDefault="0047404A" w14:paraId="590BCE20" w14:textId="5C6C32C0">
      <w:pPr>
        <w:jc w:val="both"/>
        <w:rPr>
          <w:rFonts w:ascii="Arial" w:hAnsi="Arial" w:cs="Arial"/>
          <w:sz w:val="24"/>
          <w:szCs w:val="24"/>
        </w:rPr>
      </w:pPr>
      <w:r w:rsidRPr="00E91B57">
        <w:rPr>
          <w:rFonts w:ascii="Arial" w:hAnsi="Arial" w:cs="Arial"/>
          <w:sz w:val="24"/>
          <w:szCs w:val="24"/>
        </w:rPr>
        <w:t>Beyond technological content, the distribution of innovation across actors and regions reveals further asymmetries. The sustainable AI patenting landscape is fragmented, with no single assignee dominating. While this decentralisation could signal healthy competition, it also suggests that major AI players</w:t>
      </w:r>
      <w:r w:rsidR="00154E88">
        <w:rPr>
          <w:rFonts w:ascii="Arial" w:hAnsi="Arial" w:cs="Arial"/>
          <w:sz w:val="24"/>
          <w:szCs w:val="24"/>
        </w:rPr>
        <w:t xml:space="preserve"> </w:t>
      </w:r>
      <w:r w:rsidRPr="00E91B57">
        <w:rPr>
          <w:rFonts w:ascii="Arial" w:hAnsi="Arial" w:cs="Arial"/>
          <w:sz w:val="24"/>
          <w:szCs w:val="24"/>
        </w:rPr>
        <w:t xml:space="preserve">are not leading in sustainability-related innovation. Notably, firms such as Google, IBM, and Microsoft, which hold significant shares of AI </w:t>
      </w:r>
      <w:r w:rsidR="004B1AD2">
        <w:rPr>
          <w:rFonts w:ascii="Arial" w:hAnsi="Arial" w:cs="Arial"/>
          <w:sz w:val="24"/>
          <w:szCs w:val="24"/>
        </w:rPr>
        <w:t>innovation</w:t>
      </w:r>
      <w:r w:rsidRPr="00E91B57">
        <w:rPr>
          <w:rFonts w:ascii="Arial" w:hAnsi="Arial" w:cs="Arial"/>
          <w:sz w:val="24"/>
          <w:szCs w:val="24"/>
        </w:rPr>
        <w:t>, are absent from the top sustainability-focused assignees</w:t>
      </w:r>
      <w:r w:rsidR="00753122">
        <w:rPr>
          <w:rFonts w:ascii="Arial" w:hAnsi="Arial" w:cs="Arial"/>
          <w:sz w:val="24"/>
          <w:szCs w:val="24"/>
        </w:rPr>
        <w:t xml:space="preserve"> (see Fig XX)</w:t>
      </w:r>
      <w:r w:rsidRPr="00E91B57">
        <w:rPr>
          <w:rFonts w:ascii="Arial" w:hAnsi="Arial" w:cs="Arial"/>
          <w:sz w:val="24"/>
          <w:szCs w:val="24"/>
        </w:rPr>
        <w:t>.</w:t>
      </w:r>
      <w:r w:rsidRPr="00A6534F" w:rsidR="00A6534F">
        <w:rPr>
          <w:rFonts w:ascii="Arial" w:hAnsi="Arial" w:cs="Arial"/>
          <w:sz w:val="24"/>
          <w:szCs w:val="24"/>
          <w:vertAlign w:val="superscript"/>
        </w:rPr>
        <w:t>11</w:t>
      </w:r>
    </w:p>
    <w:p w:rsidR="0047404A" w:rsidP="0047404A" w:rsidRDefault="0047404A" w14:paraId="659C30A8" w14:textId="4F70E291">
      <w:pPr>
        <w:jc w:val="both"/>
        <w:rPr>
          <w:rFonts w:ascii="Arial" w:hAnsi="Arial" w:cs="Arial"/>
          <w:sz w:val="24"/>
          <w:szCs w:val="24"/>
        </w:rPr>
      </w:pPr>
      <w:r w:rsidRPr="00E91B57">
        <w:rPr>
          <w:rFonts w:ascii="Arial" w:hAnsi="Arial" w:cs="Arial"/>
          <w:sz w:val="24"/>
          <w:szCs w:val="24"/>
        </w:rPr>
        <w:t>Geographically, we find that most patent holders are based in high-income countries. While this reflects broader patterns in global innovation systems, it also risks deepening technological dependencies</w:t>
      </w:r>
      <w:r w:rsidR="002B50D7">
        <w:rPr>
          <w:rFonts w:ascii="Arial" w:hAnsi="Arial" w:cs="Arial"/>
          <w:sz w:val="24"/>
          <w:szCs w:val="24"/>
        </w:rPr>
        <w:t>, inequality in innovation,</w:t>
      </w:r>
      <w:r w:rsidRPr="00E91B57">
        <w:rPr>
          <w:rFonts w:ascii="Arial" w:hAnsi="Arial" w:cs="Arial"/>
          <w:sz w:val="24"/>
          <w:szCs w:val="24"/>
        </w:rPr>
        <w:t xml:space="preserve"> and access gaps. At the same time, more sustainable AI systems could have positive downstream effects in lower-income contexts by reducing resource demands and enabling decentralised deployments in areas with limited infrastructure. Policies that foster inclusive innovation</w:t>
      </w:r>
      <w:r w:rsidR="002B50D7">
        <w:rPr>
          <w:rFonts w:ascii="Arial" w:hAnsi="Arial" w:cs="Arial"/>
          <w:sz w:val="24"/>
          <w:szCs w:val="24"/>
        </w:rPr>
        <w:t xml:space="preserve"> </w:t>
      </w:r>
      <w:r w:rsidRPr="00E91B57">
        <w:rPr>
          <w:rFonts w:ascii="Arial" w:hAnsi="Arial" w:cs="Arial"/>
          <w:sz w:val="24"/>
          <w:szCs w:val="24"/>
        </w:rPr>
        <w:t>will be crucial to ensuring equitable benefits from sustainable AI technologies.</w:t>
      </w:r>
    </w:p>
    <w:p w:rsidR="00753122" w:rsidP="0047404A" w:rsidRDefault="00753122" w14:paraId="6B73F864" w14:textId="1AE8B00F">
      <w:pPr>
        <w:jc w:val="both"/>
        <w:rPr>
          <w:rFonts w:ascii="Arial" w:hAnsi="Arial" w:cs="Arial"/>
          <w:sz w:val="24"/>
          <w:szCs w:val="24"/>
        </w:rPr>
      </w:pPr>
      <w:r>
        <w:rPr>
          <w:rFonts w:ascii="Arial" w:hAnsi="Arial" w:cs="Arial"/>
          <w:noProof/>
          <w:sz w:val="24"/>
          <w:szCs w:val="24"/>
        </w:rPr>
        <w:lastRenderedPageBreak/>
        <w:drawing>
          <wp:inline distT="0" distB="0" distL="0" distR="0" wp14:anchorId="6BB6F3A2" wp14:editId="7E302BA4">
            <wp:extent cx="5731510" cy="3624580"/>
            <wp:effectExtent l="0" t="0" r="2540" b="0"/>
            <wp:docPr id="448913817" name="Picture 1" descr="A graph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13817" name="Picture 1" descr="A graph with green and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24580"/>
                    </a:xfrm>
                    <a:prstGeom prst="rect">
                      <a:avLst/>
                    </a:prstGeom>
                  </pic:spPr>
                </pic:pic>
              </a:graphicData>
            </a:graphic>
          </wp:inline>
        </w:drawing>
      </w:r>
    </w:p>
    <w:p w:rsidRPr="008C2661" w:rsidR="00753122" w:rsidP="008C2661" w:rsidRDefault="00753122" w14:paraId="7539C8D4" w14:textId="4D031254">
      <w:pPr>
        <w:jc w:val="center"/>
        <w:rPr>
          <w:rFonts w:ascii="Arial" w:hAnsi="Arial" w:cs="Arial"/>
          <w:i/>
          <w:iCs/>
          <w:sz w:val="24"/>
          <w:szCs w:val="24"/>
        </w:rPr>
      </w:pPr>
      <w:r w:rsidRPr="008C2661">
        <w:rPr>
          <w:rFonts w:ascii="Arial" w:hAnsi="Arial" w:cs="Arial"/>
          <w:i/>
          <w:iCs/>
          <w:sz w:val="24"/>
          <w:szCs w:val="24"/>
        </w:rPr>
        <w:t>Figure XX:</w:t>
      </w:r>
    </w:p>
    <w:p w:rsidRPr="00E91B57" w:rsidR="0047404A" w:rsidP="0047404A" w:rsidRDefault="0047404A" w14:paraId="043ED753" w14:textId="35A8C567">
      <w:pPr>
        <w:jc w:val="both"/>
        <w:rPr>
          <w:rFonts w:ascii="Arial" w:hAnsi="Arial" w:cs="Arial"/>
          <w:b/>
          <w:bCs/>
          <w:sz w:val="24"/>
          <w:szCs w:val="24"/>
        </w:rPr>
      </w:pPr>
      <w:r w:rsidRPr="00E91B57">
        <w:rPr>
          <w:rFonts w:ascii="Arial" w:hAnsi="Arial" w:cs="Arial"/>
          <w:b/>
          <w:bCs/>
          <w:sz w:val="24"/>
          <w:szCs w:val="24"/>
        </w:rPr>
        <w:t>Implications for governance and policy</w:t>
      </w:r>
    </w:p>
    <w:p w:rsidRPr="00E91B57" w:rsidR="0047404A" w:rsidP="0047404A" w:rsidRDefault="0047404A" w14:paraId="52A9EB3A" w14:textId="11ACCA6E">
      <w:pPr>
        <w:jc w:val="both"/>
        <w:rPr>
          <w:rFonts w:ascii="Arial" w:hAnsi="Arial" w:cs="Arial"/>
          <w:sz w:val="24"/>
          <w:szCs w:val="24"/>
        </w:rPr>
      </w:pPr>
      <w:r w:rsidRPr="00E91B57">
        <w:rPr>
          <w:rFonts w:ascii="Arial" w:hAnsi="Arial" w:cs="Arial"/>
          <w:sz w:val="24"/>
          <w:szCs w:val="24"/>
        </w:rPr>
        <w:t xml:space="preserve">Taken together, our results point to three main directions for future policy intervention. First, more targeted support is needed to stimulate innovation focused on the environmental </w:t>
      </w:r>
      <w:r w:rsidR="003B4117">
        <w:rPr>
          <w:rFonts w:ascii="Arial" w:hAnsi="Arial" w:cs="Arial"/>
          <w:sz w:val="24"/>
          <w:szCs w:val="24"/>
        </w:rPr>
        <w:t>impacts</w:t>
      </w:r>
      <w:r w:rsidRPr="00E91B57">
        <w:rPr>
          <w:rFonts w:ascii="Arial" w:hAnsi="Arial" w:cs="Arial"/>
          <w:sz w:val="24"/>
          <w:szCs w:val="24"/>
        </w:rPr>
        <w:t xml:space="preserve"> of AI systems</w:t>
      </w:r>
      <w:r w:rsidR="002B50D7">
        <w:rPr>
          <w:rFonts w:ascii="Arial" w:hAnsi="Arial" w:cs="Arial"/>
          <w:sz w:val="24"/>
          <w:szCs w:val="24"/>
        </w:rPr>
        <w:t xml:space="preserve">, </w:t>
      </w:r>
      <w:r w:rsidRPr="00E91B57">
        <w:rPr>
          <w:rFonts w:ascii="Arial" w:hAnsi="Arial" w:cs="Arial"/>
          <w:sz w:val="24"/>
          <w:szCs w:val="24"/>
        </w:rPr>
        <w:t>not only energy use, but also water, materials, and waste.</w:t>
      </w:r>
      <w:r w:rsidRPr="001F0C11" w:rsidR="001F0C11">
        <w:rPr>
          <w:rFonts w:ascii="Arial" w:hAnsi="Arial" w:cs="Arial"/>
          <w:sz w:val="24"/>
          <w:szCs w:val="24"/>
          <w:vertAlign w:val="superscript"/>
        </w:rPr>
        <w:t>34</w:t>
      </w:r>
      <w:r w:rsidRPr="00E91B57">
        <w:rPr>
          <w:rFonts w:ascii="Arial" w:hAnsi="Arial" w:cs="Arial"/>
          <w:sz w:val="24"/>
          <w:szCs w:val="24"/>
        </w:rPr>
        <w:t xml:space="preserve"> Second, the sustainability claims of AI applications should be subject to more rigorous scrutiny, including standardised metrics and reporting requirements</w:t>
      </w:r>
      <w:r w:rsidR="005E0EF8">
        <w:rPr>
          <w:rFonts w:ascii="Arial" w:hAnsi="Arial" w:cs="Arial"/>
          <w:sz w:val="24"/>
          <w:szCs w:val="24"/>
        </w:rPr>
        <w:t xml:space="preserve"> that would avoid Jevon’s paradox</w:t>
      </w:r>
      <w:r w:rsidR="006C7D69">
        <w:rPr>
          <w:rFonts w:ascii="Arial" w:hAnsi="Arial" w:cs="Arial"/>
          <w:sz w:val="24"/>
          <w:szCs w:val="24"/>
        </w:rPr>
        <w:t xml:space="preserve"> on AI efficiency</w:t>
      </w:r>
      <w:r w:rsidRPr="00E91B57">
        <w:rPr>
          <w:rFonts w:ascii="Arial" w:hAnsi="Arial" w:cs="Arial"/>
          <w:sz w:val="24"/>
          <w:szCs w:val="24"/>
        </w:rPr>
        <w:t xml:space="preserve">. Patents could play a leading role here, for instance by mandating sustainability disclosures. Third, regulatory frameworks must create incentives for dominant AI firms to actively </w:t>
      </w:r>
      <w:r w:rsidR="006C30A4">
        <w:rPr>
          <w:rFonts w:ascii="Arial" w:hAnsi="Arial" w:cs="Arial"/>
          <w:sz w:val="24"/>
          <w:szCs w:val="24"/>
        </w:rPr>
        <w:t>mitigating their increasing environmental impacts</w:t>
      </w:r>
      <w:r w:rsidR="00853D87">
        <w:rPr>
          <w:rFonts w:ascii="Arial" w:hAnsi="Arial" w:cs="Arial"/>
          <w:sz w:val="24"/>
          <w:szCs w:val="24"/>
        </w:rPr>
        <w:t xml:space="preserve"> as </w:t>
      </w:r>
      <w:r w:rsidR="006A4D6A">
        <w:rPr>
          <w:rFonts w:ascii="Arial" w:hAnsi="Arial" w:cs="Arial"/>
          <w:sz w:val="24"/>
          <w:szCs w:val="24"/>
        </w:rPr>
        <w:t>well</w:t>
      </w:r>
      <w:r w:rsidR="00853D87">
        <w:rPr>
          <w:rFonts w:ascii="Arial" w:hAnsi="Arial" w:cs="Arial"/>
          <w:sz w:val="24"/>
          <w:szCs w:val="24"/>
        </w:rPr>
        <w:t xml:space="preserve"> </w:t>
      </w:r>
      <w:r w:rsidR="006A4D6A">
        <w:rPr>
          <w:rFonts w:ascii="Arial" w:hAnsi="Arial" w:cs="Arial"/>
          <w:sz w:val="24"/>
          <w:szCs w:val="24"/>
        </w:rPr>
        <w:t>as</w:t>
      </w:r>
      <w:r w:rsidR="00853D87">
        <w:rPr>
          <w:rFonts w:ascii="Arial" w:hAnsi="Arial" w:cs="Arial"/>
          <w:sz w:val="24"/>
          <w:szCs w:val="24"/>
        </w:rPr>
        <w:t xml:space="preserve"> foster</w:t>
      </w:r>
      <w:r w:rsidR="006A4D6A">
        <w:rPr>
          <w:rFonts w:ascii="Arial" w:hAnsi="Arial" w:cs="Arial"/>
          <w:sz w:val="24"/>
          <w:szCs w:val="24"/>
        </w:rPr>
        <w:t xml:space="preserve"> inclusive innovation across the Globe. Th</w:t>
      </w:r>
      <w:r w:rsidR="005E0EF8">
        <w:rPr>
          <w:rFonts w:ascii="Arial" w:hAnsi="Arial" w:cs="Arial"/>
          <w:sz w:val="24"/>
          <w:szCs w:val="24"/>
        </w:rPr>
        <w:t>is would include environmental policy interventions such as taxation or cap-and-trade systems</w:t>
      </w:r>
      <w:r w:rsidRPr="00E91B57">
        <w:rPr>
          <w:rFonts w:ascii="Arial" w:hAnsi="Arial" w:cs="Arial"/>
          <w:sz w:val="24"/>
          <w:szCs w:val="24"/>
        </w:rPr>
        <w:t>.</w:t>
      </w:r>
      <w:r w:rsidR="006B19F1">
        <w:rPr>
          <w:rFonts w:ascii="Arial" w:hAnsi="Arial" w:cs="Arial"/>
          <w:sz w:val="24"/>
          <w:szCs w:val="24"/>
          <w:vertAlign w:val="superscript"/>
        </w:rPr>
        <w:t>3</w:t>
      </w:r>
      <w:r w:rsidR="001F0C11">
        <w:rPr>
          <w:rFonts w:ascii="Arial" w:hAnsi="Arial" w:cs="Arial"/>
          <w:sz w:val="24"/>
          <w:szCs w:val="24"/>
          <w:vertAlign w:val="superscript"/>
        </w:rPr>
        <w:t>5</w:t>
      </w:r>
      <w:r w:rsidR="006B19F1">
        <w:rPr>
          <w:rFonts w:ascii="Arial" w:hAnsi="Arial" w:cs="Arial"/>
          <w:sz w:val="24"/>
          <w:szCs w:val="24"/>
          <w:vertAlign w:val="superscript"/>
        </w:rPr>
        <w:t>,3</w:t>
      </w:r>
      <w:r w:rsidR="001F0C11">
        <w:rPr>
          <w:rFonts w:ascii="Arial" w:hAnsi="Arial" w:cs="Arial"/>
          <w:sz w:val="24"/>
          <w:szCs w:val="24"/>
          <w:vertAlign w:val="superscript"/>
        </w:rPr>
        <w:t>6</w:t>
      </w:r>
      <w:r w:rsidR="006B19F1">
        <w:rPr>
          <w:rFonts w:ascii="Arial" w:hAnsi="Arial" w:cs="Arial"/>
          <w:sz w:val="24"/>
          <w:szCs w:val="24"/>
          <w:vertAlign w:val="superscript"/>
        </w:rPr>
        <w:t>,3</w:t>
      </w:r>
      <w:r w:rsidR="001F0C11">
        <w:rPr>
          <w:rFonts w:ascii="Arial" w:hAnsi="Arial" w:cs="Arial"/>
          <w:sz w:val="24"/>
          <w:szCs w:val="24"/>
          <w:vertAlign w:val="superscript"/>
        </w:rPr>
        <w:t>7</w:t>
      </w:r>
      <w:r w:rsidRPr="00E91B57">
        <w:rPr>
          <w:rFonts w:ascii="Arial" w:hAnsi="Arial" w:cs="Arial"/>
          <w:sz w:val="24"/>
          <w:szCs w:val="24"/>
        </w:rPr>
        <w:t xml:space="preserve"> Given their resources and influence, shifting their innovation priorities could yield substantial environmental dividends.</w:t>
      </w:r>
      <w:r w:rsidRPr="0029635F" w:rsidR="0029635F">
        <w:rPr>
          <w:rFonts w:ascii="Arial" w:hAnsi="Arial" w:cs="Arial"/>
          <w:sz w:val="24"/>
          <w:szCs w:val="24"/>
          <w:vertAlign w:val="superscript"/>
        </w:rPr>
        <w:t>3</w:t>
      </w:r>
      <w:r w:rsidR="001F0C11">
        <w:rPr>
          <w:rFonts w:ascii="Arial" w:hAnsi="Arial" w:cs="Arial"/>
          <w:sz w:val="24"/>
          <w:szCs w:val="24"/>
          <w:vertAlign w:val="superscript"/>
        </w:rPr>
        <w:t>8</w:t>
      </w:r>
    </w:p>
    <w:p w:rsidRPr="00E91B57" w:rsidR="0047404A" w:rsidP="0047404A" w:rsidRDefault="0047404A" w14:paraId="54D750C3" w14:textId="5FCA9397">
      <w:pPr>
        <w:jc w:val="both"/>
        <w:rPr>
          <w:rFonts w:ascii="Arial" w:hAnsi="Arial" w:cs="Arial"/>
          <w:b/>
          <w:bCs/>
          <w:sz w:val="24"/>
          <w:szCs w:val="24"/>
        </w:rPr>
      </w:pPr>
      <w:r w:rsidRPr="00E91B57">
        <w:rPr>
          <w:rFonts w:ascii="Arial" w:hAnsi="Arial" w:cs="Arial"/>
          <w:b/>
          <w:bCs/>
          <w:sz w:val="24"/>
          <w:szCs w:val="24"/>
        </w:rPr>
        <w:t>Patents as a lens on sustainable AI</w:t>
      </w:r>
    </w:p>
    <w:p w:rsidRPr="00E91B57" w:rsidR="0047404A" w:rsidP="0047404A" w:rsidRDefault="0047404A" w14:paraId="7C97EF1A" w14:textId="01BBA9D0">
      <w:pPr>
        <w:jc w:val="both"/>
        <w:rPr>
          <w:rFonts w:ascii="Arial" w:hAnsi="Arial" w:cs="Arial"/>
          <w:sz w:val="24"/>
          <w:szCs w:val="24"/>
        </w:rPr>
      </w:pPr>
      <w:r w:rsidRPr="00E91B57">
        <w:rPr>
          <w:rFonts w:ascii="Arial" w:hAnsi="Arial" w:cs="Arial"/>
          <w:sz w:val="24"/>
          <w:szCs w:val="24"/>
        </w:rPr>
        <w:t>This work demonstrates the unique value of patents for analysing emerging sustainability</w:t>
      </w:r>
      <w:r w:rsidR="006A4D6A">
        <w:rPr>
          <w:rFonts w:ascii="Arial" w:hAnsi="Arial" w:cs="Arial"/>
          <w:sz w:val="24"/>
          <w:szCs w:val="24"/>
        </w:rPr>
        <w:t xml:space="preserve"> innovation</w:t>
      </w:r>
      <w:r w:rsidRPr="00E91B57">
        <w:rPr>
          <w:rFonts w:ascii="Arial" w:hAnsi="Arial" w:cs="Arial"/>
          <w:sz w:val="24"/>
          <w:szCs w:val="24"/>
        </w:rPr>
        <w:t xml:space="preserve"> trends in </w:t>
      </w:r>
      <w:r w:rsidR="006A4D6A">
        <w:rPr>
          <w:rFonts w:ascii="Arial" w:hAnsi="Arial" w:cs="Arial"/>
          <w:sz w:val="24"/>
          <w:szCs w:val="24"/>
        </w:rPr>
        <w:t xml:space="preserve">the context of </w:t>
      </w:r>
      <w:r w:rsidRPr="00E91B57">
        <w:rPr>
          <w:rFonts w:ascii="Arial" w:hAnsi="Arial" w:cs="Arial"/>
          <w:sz w:val="24"/>
          <w:szCs w:val="24"/>
        </w:rPr>
        <w:t>AI. While they do not capture all forms of innovation</w:t>
      </w:r>
      <w:r w:rsidR="00AE1BA9">
        <w:rPr>
          <w:rFonts w:ascii="Arial" w:hAnsi="Arial" w:cs="Arial"/>
          <w:sz w:val="24"/>
          <w:szCs w:val="24"/>
        </w:rPr>
        <w:t xml:space="preserve">, </w:t>
      </w:r>
      <w:r w:rsidRPr="00E91B57">
        <w:rPr>
          <w:rFonts w:ascii="Arial" w:hAnsi="Arial" w:cs="Arial"/>
          <w:sz w:val="24"/>
          <w:szCs w:val="24"/>
        </w:rPr>
        <w:t>particularly open-source or academic contributions</w:t>
      </w:r>
      <w:r w:rsidR="00AE1BA9">
        <w:rPr>
          <w:rFonts w:ascii="Arial" w:hAnsi="Arial" w:cs="Arial"/>
          <w:sz w:val="24"/>
          <w:szCs w:val="24"/>
        </w:rPr>
        <w:t xml:space="preserve">, </w:t>
      </w:r>
      <w:r w:rsidRPr="00E91B57">
        <w:rPr>
          <w:rFonts w:ascii="Arial" w:hAnsi="Arial" w:cs="Arial"/>
          <w:sz w:val="24"/>
          <w:szCs w:val="24"/>
        </w:rPr>
        <w:t xml:space="preserve">they offer a scalable, standardised, and globally comparable dataset that reveals macro-level patterns in technological development. Moreover, when enriched with </w:t>
      </w:r>
      <w:r w:rsidR="00AE1BA9">
        <w:rPr>
          <w:rFonts w:ascii="Arial" w:hAnsi="Arial" w:cs="Arial"/>
          <w:sz w:val="24"/>
          <w:szCs w:val="24"/>
        </w:rPr>
        <w:t>computational linguistic techniques</w:t>
      </w:r>
      <w:r w:rsidRPr="00E91B57">
        <w:rPr>
          <w:rFonts w:ascii="Arial" w:hAnsi="Arial" w:cs="Arial"/>
          <w:sz w:val="24"/>
          <w:szCs w:val="24"/>
        </w:rPr>
        <w:t xml:space="preserve"> tools and </w:t>
      </w:r>
      <w:r w:rsidR="00AE1BA9">
        <w:rPr>
          <w:rFonts w:ascii="Arial" w:hAnsi="Arial" w:cs="Arial"/>
          <w:sz w:val="24"/>
          <w:szCs w:val="24"/>
        </w:rPr>
        <w:t>human</w:t>
      </w:r>
      <w:r w:rsidRPr="00E91B57">
        <w:rPr>
          <w:rFonts w:ascii="Arial" w:hAnsi="Arial" w:cs="Arial"/>
          <w:sz w:val="24"/>
          <w:szCs w:val="24"/>
        </w:rPr>
        <w:t xml:space="preserve"> validation, patents can be more than legal artefacts</w:t>
      </w:r>
      <w:r w:rsidR="00AE1BA9">
        <w:rPr>
          <w:rFonts w:ascii="Arial" w:hAnsi="Arial" w:cs="Arial"/>
          <w:sz w:val="24"/>
          <w:szCs w:val="24"/>
        </w:rPr>
        <w:t xml:space="preserve">, </w:t>
      </w:r>
      <w:r w:rsidRPr="00E91B57">
        <w:rPr>
          <w:rFonts w:ascii="Arial" w:hAnsi="Arial" w:cs="Arial"/>
          <w:sz w:val="24"/>
          <w:szCs w:val="24"/>
        </w:rPr>
        <w:t>they can function as meaningful data points in sustainability research.</w:t>
      </w:r>
    </w:p>
    <w:p w:rsidR="0047404A" w:rsidP="0047404A" w:rsidRDefault="0047404A" w14:paraId="1111E521" w14:textId="6D98A365">
      <w:pPr>
        <w:jc w:val="both"/>
        <w:rPr>
          <w:rFonts w:ascii="Arial" w:hAnsi="Arial" w:cs="Arial"/>
          <w:b/>
          <w:bCs/>
          <w:sz w:val="24"/>
          <w:szCs w:val="24"/>
        </w:rPr>
      </w:pPr>
      <w:r w:rsidRPr="00E91B57">
        <w:rPr>
          <w:rFonts w:ascii="Arial" w:hAnsi="Arial" w:cs="Arial"/>
          <w:sz w:val="24"/>
          <w:szCs w:val="24"/>
        </w:rPr>
        <w:t xml:space="preserve">By integrating patent analysis into the broader sustainability discourse, we gain access to a previously underexplored layer of innovation activity. This, in turn, allows for more </w:t>
      </w:r>
      <w:r w:rsidRPr="00E91B57">
        <w:rPr>
          <w:rFonts w:ascii="Arial" w:hAnsi="Arial" w:cs="Arial"/>
          <w:sz w:val="24"/>
          <w:szCs w:val="24"/>
        </w:rPr>
        <w:lastRenderedPageBreak/>
        <w:t xml:space="preserve">informed debates about how AI development can be aligned with long-term </w:t>
      </w:r>
      <w:r w:rsidR="001F0C11">
        <w:rPr>
          <w:rFonts w:ascii="Arial" w:hAnsi="Arial" w:cs="Arial"/>
          <w:sz w:val="24"/>
          <w:szCs w:val="24"/>
        </w:rPr>
        <w:t>sustainability</w:t>
      </w:r>
      <w:r w:rsidRPr="00E91B57">
        <w:rPr>
          <w:rFonts w:ascii="Arial" w:hAnsi="Arial" w:cs="Arial"/>
          <w:sz w:val="24"/>
          <w:szCs w:val="24"/>
        </w:rPr>
        <w:t xml:space="preserve"> goals</w:t>
      </w:r>
      <w:r w:rsidRPr="00E91B57">
        <w:rPr>
          <w:rFonts w:ascii="Arial" w:hAnsi="Arial" w:cs="Arial"/>
          <w:b/>
          <w:bCs/>
          <w:sz w:val="24"/>
          <w:szCs w:val="24"/>
        </w:rPr>
        <w:t>.</w:t>
      </w:r>
    </w:p>
    <w:p w:rsidRPr="00BE5DC8" w:rsidR="00CD6E2C" w:rsidP="00CD6E2C" w:rsidRDefault="00CD6E2C" w14:paraId="2DB64D26" w14:textId="77777777">
      <w:pPr>
        <w:jc w:val="both"/>
        <w:rPr>
          <w:rFonts w:ascii="Arial" w:hAnsi="Arial" w:cs="Arial"/>
          <w:b/>
          <w:bCs/>
          <w:sz w:val="28"/>
          <w:szCs w:val="28"/>
        </w:rPr>
      </w:pPr>
      <w:r w:rsidRPr="00BE5DC8">
        <w:rPr>
          <w:rFonts w:ascii="Arial" w:hAnsi="Arial" w:cs="Arial"/>
          <w:b/>
          <w:bCs/>
          <w:sz w:val="28"/>
          <w:szCs w:val="28"/>
        </w:rPr>
        <w:t>References</w:t>
      </w:r>
    </w:p>
    <w:p w:rsidRPr="00887EA6" w:rsidR="00CD6E2C" w:rsidP="00CD6E2C" w:rsidRDefault="00790218" w14:paraId="45BA81CC" w14:textId="783D761F">
      <w:pPr>
        <w:jc w:val="both"/>
        <w:rPr>
          <w:rFonts w:ascii="Arial" w:hAnsi="Arial" w:cs="Arial"/>
          <w:sz w:val="24"/>
          <w:szCs w:val="24"/>
        </w:rPr>
      </w:pPr>
      <w:r w:rsidRPr="00887EA6">
        <w:rPr>
          <w:rFonts w:ascii="Arial" w:hAnsi="Arial" w:cs="Arial"/>
          <w:sz w:val="24"/>
          <w:szCs w:val="24"/>
        </w:rPr>
        <w:t xml:space="preserve">[1] </w:t>
      </w:r>
      <w:r w:rsidRPr="00887EA6" w:rsidR="00CD6E2C">
        <w:rPr>
          <w:rFonts w:ascii="Arial" w:hAnsi="Arial" w:cs="Arial"/>
          <w:sz w:val="24"/>
          <w:szCs w:val="24"/>
        </w:rPr>
        <w:t xml:space="preserve">Van Wynsberghe, A. Sustainable AI: AI for sustainability and the sustainability of AI. </w:t>
      </w:r>
      <w:r w:rsidRPr="00887EA6" w:rsidR="00CD6E2C">
        <w:rPr>
          <w:rFonts w:ascii="Arial" w:hAnsi="Arial" w:cs="Arial"/>
          <w:i/>
          <w:iCs/>
          <w:sz w:val="24"/>
          <w:szCs w:val="24"/>
        </w:rPr>
        <w:t>AI and Ethics</w:t>
      </w:r>
      <w:r w:rsidRPr="00887EA6" w:rsidR="00CD6E2C">
        <w:rPr>
          <w:rFonts w:ascii="Arial" w:hAnsi="Arial" w:cs="Arial"/>
          <w:sz w:val="24"/>
          <w:szCs w:val="24"/>
        </w:rPr>
        <w:t xml:space="preserve">, </w:t>
      </w:r>
      <w:r w:rsidRPr="00887EA6" w:rsidR="00CD6E2C">
        <w:rPr>
          <w:rFonts w:ascii="Arial" w:hAnsi="Arial" w:cs="Arial"/>
          <w:i/>
          <w:iCs/>
          <w:sz w:val="24"/>
          <w:szCs w:val="24"/>
        </w:rPr>
        <w:t>1</w:t>
      </w:r>
      <w:r w:rsidRPr="00887EA6" w:rsidR="00CD6E2C">
        <w:rPr>
          <w:rFonts w:ascii="Arial" w:hAnsi="Arial" w:cs="Arial"/>
          <w:sz w:val="24"/>
          <w:szCs w:val="24"/>
        </w:rPr>
        <w:t>(3), 213-218</w:t>
      </w:r>
      <w:r w:rsidRPr="00887EA6" w:rsidR="006B364E">
        <w:rPr>
          <w:rFonts w:ascii="Arial" w:hAnsi="Arial" w:cs="Arial"/>
          <w:sz w:val="24"/>
          <w:szCs w:val="24"/>
        </w:rPr>
        <w:t xml:space="preserve"> (2021)</w:t>
      </w:r>
    </w:p>
    <w:p w:rsidRPr="00887EA6" w:rsidR="00D92B1F" w:rsidP="00D92B1F" w:rsidRDefault="00D92B1F" w14:paraId="4B78904D" w14:textId="768447C6">
      <w:pPr>
        <w:jc w:val="both"/>
        <w:rPr>
          <w:rFonts w:ascii="Arial" w:hAnsi="Arial" w:cs="Arial"/>
          <w:sz w:val="24"/>
          <w:szCs w:val="24"/>
        </w:rPr>
      </w:pPr>
      <w:r w:rsidRPr="00887EA6">
        <w:rPr>
          <w:rFonts w:ascii="Arial" w:hAnsi="Arial" w:cs="Arial"/>
          <w:sz w:val="24"/>
          <w:szCs w:val="24"/>
        </w:rPr>
        <w:t xml:space="preserve">[2] Luccioni, A. S., Strubell, E., &amp; Crawford, K. From efficiency gains to rebound effects: The problem of </w:t>
      </w:r>
      <w:r w:rsidRPr="00887EA6" w:rsidR="00AF2DBE">
        <w:rPr>
          <w:rFonts w:ascii="Arial" w:hAnsi="Arial" w:cs="Arial"/>
          <w:sz w:val="24"/>
          <w:szCs w:val="24"/>
        </w:rPr>
        <w:t>J</w:t>
      </w:r>
      <w:r w:rsidRPr="00887EA6">
        <w:rPr>
          <w:rFonts w:ascii="Arial" w:hAnsi="Arial" w:cs="Arial"/>
          <w:sz w:val="24"/>
          <w:szCs w:val="24"/>
        </w:rPr>
        <w:t xml:space="preserve">evons' </w:t>
      </w:r>
      <w:r w:rsidRPr="00887EA6" w:rsidR="00AF2DBE">
        <w:rPr>
          <w:rFonts w:ascii="Arial" w:hAnsi="Arial" w:cs="Arial"/>
          <w:sz w:val="24"/>
          <w:szCs w:val="24"/>
        </w:rPr>
        <w:t>P</w:t>
      </w:r>
      <w:r w:rsidRPr="00887EA6">
        <w:rPr>
          <w:rFonts w:ascii="Arial" w:hAnsi="Arial" w:cs="Arial"/>
          <w:sz w:val="24"/>
          <w:szCs w:val="24"/>
        </w:rPr>
        <w:t xml:space="preserve">aradox in AI's polarized environmental debate. In </w:t>
      </w:r>
      <w:r w:rsidRPr="00887EA6">
        <w:rPr>
          <w:rFonts w:ascii="Arial" w:hAnsi="Arial" w:cs="Arial"/>
          <w:i/>
          <w:iCs/>
          <w:sz w:val="24"/>
          <w:szCs w:val="24"/>
        </w:rPr>
        <w:t>Proceedings of the 2025 ACM Conference on Fairness, Accountability, and Transparency</w:t>
      </w:r>
      <w:r w:rsidRPr="00887EA6">
        <w:rPr>
          <w:rFonts w:ascii="Arial" w:hAnsi="Arial" w:cs="Arial"/>
          <w:sz w:val="24"/>
          <w:szCs w:val="24"/>
        </w:rPr>
        <w:t>, pp. 76-88 (2025).</w:t>
      </w:r>
    </w:p>
    <w:p w:rsidRPr="00887EA6" w:rsidR="00270EA3" w:rsidP="00270EA3" w:rsidRDefault="00270EA3" w14:paraId="3A0D80C4" w14:textId="22463AD8">
      <w:pPr>
        <w:jc w:val="both"/>
        <w:rPr>
          <w:rFonts w:ascii="Arial" w:hAnsi="Arial" w:cs="Arial"/>
          <w:sz w:val="24"/>
          <w:szCs w:val="24"/>
          <w:lang w:val="pt-PT"/>
        </w:rPr>
      </w:pPr>
      <w:r w:rsidRPr="00887EA6">
        <w:rPr>
          <w:rFonts w:ascii="Arial" w:hAnsi="Arial" w:cs="Arial"/>
          <w:sz w:val="24"/>
          <w:szCs w:val="24"/>
        </w:rPr>
        <w:t xml:space="preserve">[3] Ligozat, A. L., Lefèvre, J., Bugeau, A., &amp; Combaz, J. Unraveling the hidden environmental impacts of AI solutions for environment life cycle assessment of AI solutions. </w:t>
      </w:r>
      <w:r w:rsidRPr="00887EA6">
        <w:rPr>
          <w:rFonts w:ascii="Arial" w:hAnsi="Arial" w:cs="Arial"/>
          <w:i/>
          <w:iCs/>
          <w:sz w:val="24"/>
          <w:szCs w:val="24"/>
          <w:lang w:val="pt-PT"/>
        </w:rPr>
        <w:t>Sustainability</w:t>
      </w:r>
      <w:r w:rsidRPr="00887EA6">
        <w:rPr>
          <w:rFonts w:ascii="Arial" w:hAnsi="Arial" w:cs="Arial"/>
          <w:sz w:val="24"/>
          <w:szCs w:val="24"/>
          <w:lang w:val="pt-PT"/>
        </w:rPr>
        <w:t xml:space="preserve">, </w:t>
      </w:r>
      <w:r w:rsidRPr="00887EA6">
        <w:rPr>
          <w:rFonts w:ascii="Arial" w:hAnsi="Arial" w:cs="Arial"/>
          <w:i/>
          <w:iCs/>
          <w:sz w:val="24"/>
          <w:szCs w:val="24"/>
          <w:lang w:val="pt-PT"/>
        </w:rPr>
        <w:t>14</w:t>
      </w:r>
      <w:r w:rsidRPr="00887EA6">
        <w:rPr>
          <w:rFonts w:ascii="Arial" w:hAnsi="Arial" w:cs="Arial"/>
          <w:sz w:val="24"/>
          <w:szCs w:val="24"/>
          <w:lang w:val="pt-PT"/>
        </w:rPr>
        <w:t>(9), 5172 (2022)</w:t>
      </w:r>
      <w:r w:rsidRPr="00887EA6" w:rsidR="009742D9">
        <w:rPr>
          <w:rFonts w:ascii="Arial" w:hAnsi="Arial" w:cs="Arial"/>
          <w:sz w:val="24"/>
          <w:szCs w:val="24"/>
          <w:lang w:val="pt-PT"/>
        </w:rPr>
        <w:t>.</w:t>
      </w:r>
    </w:p>
    <w:p w:rsidRPr="00887EA6" w:rsidR="009742D9" w:rsidP="009742D9" w:rsidRDefault="00353A69" w14:paraId="242F4DC7" w14:textId="6FDF57A3">
      <w:pPr>
        <w:jc w:val="both"/>
        <w:rPr>
          <w:rFonts w:ascii="Arial" w:hAnsi="Arial" w:cs="Arial"/>
          <w:sz w:val="24"/>
          <w:szCs w:val="24"/>
        </w:rPr>
      </w:pPr>
      <w:r w:rsidRPr="00887EA6">
        <w:rPr>
          <w:rFonts w:ascii="Arial" w:hAnsi="Arial" w:cs="Arial"/>
          <w:sz w:val="24"/>
          <w:szCs w:val="24"/>
          <w:lang w:val="pt-PT"/>
        </w:rPr>
        <w:t xml:space="preserve">[4] </w:t>
      </w:r>
      <w:r w:rsidRPr="00887EA6" w:rsidR="009742D9">
        <w:rPr>
          <w:rFonts w:ascii="Arial" w:hAnsi="Arial" w:cs="Arial"/>
          <w:sz w:val="24"/>
          <w:szCs w:val="24"/>
          <w:lang w:val="pt-PT"/>
        </w:rPr>
        <w:t xml:space="preserve">Vinuesa, R., Azizpour, H., Leite, I., Balaam, M., Dignum, V., Domisch, S., ... </w:t>
      </w:r>
      <w:r w:rsidRPr="00887EA6" w:rsidR="009742D9">
        <w:rPr>
          <w:rFonts w:ascii="Arial" w:hAnsi="Arial" w:cs="Arial"/>
          <w:sz w:val="24"/>
          <w:szCs w:val="24"/>
        </w:rPr>
        <w:t xml:space="preserve">&amp; Fuso Nerini, F. The role of artificial intelligence in achieving the Sustainable Development Goals. </w:t>
      </w:r>
      <w:r w:rsidRPr="00887EA6" w:rsidR="009742D9">
        <w:rPr>
          <w:rFonts w:ascii="Arial" w:hAnsi="Arial" w:cs="Arial"/>
          <w:i/>
          <w:iCs/>
          <w:sz w:val="24"/>
          <w:szCs w:val="24"/>
        </w:rPr>
        <w:t>Nature communications</w:t>
      </w:r>
      <w:r w:rsidRPr="00887EA6" w:rsidR="009742D9">
        <w:rPr>
          <w:rFonts w:ascii="Arial" w:hAnsi="Arial" w:cs="Arial"/>
          <w:sz w:val="24"/>
          <w:szCs w:val="24"/>
        </w:rPr>
        <w:t xml:space="preserve">, </w:t>
      </w:r>
      <w:r w:rsidRPr="00887EA6" w:rsidR="009742D9">
        <w:rPr>
          <w:rFonts w:ascii="Arial" w:hAnsi="Arial" w:cs="Arial"/>
          <w:i/>
          <w:iCs/>
          <w:sz w:val="24"/>
          <w:szCs w:val="24"/>
        </w:rPr>
        <w:t>11</w:t>
      </w:r>
      <w:r w:rsidRPr="00887EA6" w:rsidR="009742D9">
        <w:rPr>
          <w:rFonts w:ascii="Arial" w:hAnsi="Arial" w:cs="Arial"/>
          <w:sz w:val="24"/>
          <w:szCs w:val="24"/>
        </w:rPr>
        <w:t>(1), 233 (2020).</w:t>
      </w:r>
    </w:p>
    <w:p w:rsidRPr="00887EA6" w:rsidR="009742D9" w:rsidP="00270EA3" w:rsidRDefault="00353A69" w14:paraId="37197DE6" w14:textId="5A907780">
      <w:pPr>
        <w:jc w:val="both"/>
        <w:rPr>
          <w:rFonts w:ascii="Arial" w:hAnsi="Arial" w:cs="Arial"/>
          <w:sz w:val="24"/>
          <w:szCs w:val="24"/>
        </w:rPr>
      </w:pPr>
      <w:r w:rsidRPr="00887EA6">
        <w:rPr>
          <w:rFonts w:ascii="Arial" w:hAnsi="Arial" w:cs="Arial"/>
          <w:sz w:val="24"/>
          <w:szCs w:val="24"/>
        </w:rPr>
        <w:t xml:space="preserve">[5] </w:t>
      </w:r>
      <w:r w:rsidRPr="00887EA6" w:rsidR="006932EF">
        <w:rPr>
          <w:rFonts w:ascii="Arial" w:hAnsi="Arial" w:cs="Arial"/>
          <w:sz w:val="24"/>
          <w:szCs w:val="24"/>
        </w:rPr>
        <w:t xml:space="preserve">Gohr, C., Rodríguez, G., Belomestnykh, S., Berg-Moelleken, D., Chauhan, N., Engler, J. O., ... &amp; von Wehrden, H. Artificial intelligence in sustainable development research. </w:t>
      </w:r>
      <w:r w:rsidRPr="00887EA6" w:rsidR="006932EF">
        <w:rPr>
          <w:rFonts w:ascii="Arial" w:hAnsi="Arial" w:cs="Arial"/>
          <w:i/>
          <w:iCs/>
          <w:sz w:val="24"/>
          <w:szCs w:val="24"/>
        </w:rPr>
        <w:t>Nature Sustainability,</w:t>
      </w:r>
      <w:r w:rsidRPr="00887EA6" w:rsidR="006932EF">
        <w:rPr>
          <w:rFonts w:ascii="Arial" w:hAnsi="Arial" w:cs="Arial"/>
          <w:sz w:val="24"/>
          <w:szCs w:val="24"/>
        </w:rPr>
        <w:t xml:space="preserve"> 1-9</w:t>
      </w:r>
      <w:r w:rsidRPr="00887EA6">
        <w:rPr>
          <w:rFonts w:ascii="Arial" w:hAnsi="Arial" w:cs="Arial"/>
          <w:sz w:val="24"/>
          <w:szCs w:val="24"/>
        </w:rPr>
        <w:t xml:space="preserve"> (2025).</w:t>
      </w:r>
    </w:p>
    <w:p w:rsidRPr="00887EA6" w:rsidR="00AF2DBE" w:rsidP="00AF2DBE" w:rsidRDefault="00AF2DBE" w14:paraId="708561FD" w14:textId="0935AFE8">
      <w:pPr>
        <w:jc w:val="both"/>
        <w:rPr>
          <w:rFonts w:ascii="Arial" w:hAnsi="Arial" w:cs="Arial"/>
          <w:sz w:val="24"/>
          <w:szCs w:val="24"/>
        </w:rPr>
      </w:pPr>
      <w:r w:rsidRPr="00887EA6">
        <w:rPr>
          <w:rFonts w:ascii="Arial" w:hAnsi="Arial" w:cs="Arial"/>
          <w:sz w:val="24"/>
          <w:szCs w:val="24"/>
        </w:rPr>
        <w:t>[</w:t>
      </w:r>
      <w:r w:rsidRPr="00887EA6" w:rsidR="00353A69">
        <w:rPr>
          <w:rFonts w:ascii="Arial" w:hAnsi="Arial" w:cs="Arial"/>
          <w:sz w:val="24"/>
          <w:szCs w:val="24"/>
        </w:rPr>
        <w:t>6]</w:t>
      </w:r>
      <w:r w:rsidRPr="00887EA6">
        <w:rPr>
          <w:rFonts w:ascii="Arial" w:hAnsi="Arial" w:cs="Arial"/>
          <w:sz w:val="24"/>
          <w:szCs w:val="24"/>
        </w:rPr>
        <w:t xml:space="preserve"> Luccioni, S., Jernite, Y., &amp; Strubell, E. Power hungry processing: Watts driving the cost of AI deployment? In </w:t>
      </w:r>
      <w:r w:rsidRPr="00887EA6">
        <w:rPr>
          <w:rFonts w:ascii="Arial" w:hAnsi="Arial" w:cs="Arial"/>
          <w:i/>
          <w:iCs/>
          <w:sz w:val="24"/>
          <w:szCs w:val="24"/>
        </w:rPr>
        <w:t>Proceedings of the 2024 ACM Conference on Fairness, Accountability, and Transparency</w:t>
      </w:r>
      <w:r w:rsidRPr="00887EA6">
        <w:rPr>
          <w:rFonts w:ascii="Arial" w:hAnsi="Arial" w:cs="Arial"/>
          <w:sz w:val="24"/>
          <w:szCs w:val="24"/>
        </w:rPr>
        <w:t>, 85-99 (2024).</w:t>
      </w:r>
    </w:p>
    <w:p w:rsidRPr="00887EA6" w:rsidR="00D26E73" w:rsidP="00AF2DBE" w:rsidRDefault="00D26E73" w14:paraId="1D0FE50F" w14:textId="75C4A223">
      <w:pPr>
        <w:jc w:val="both"/>
        <w:rPr>
          <w:rFonts w:ascii="Arial" w:hAnsi="Arial" w:cs="Arial"/>
          <w:sz w:val="24"/>
          <w:szCs w:val="24"/>
        </w:rPr>
      </w:pPr>
      <w:r w:rsidRPr="00887EA6">
        <w:rPr>
          <w:rFonts w:ascii="Arial" w:hAnsi="Arial" w:cs="Arial"/>
          <w:sz w:val="24"/>
          <w:szCs w:val="24"/>
        </w:rPr>
        <w:t>[</w:t>
      </w:r>
      <w:r w:rsidRPr="00887EA6" w:rsidR="00353A69">
        <w:rPr>
          <w:rFonts w:ascii="Arial" w:hAnsi="Arial" w:cs="Arial"/>
          <w:sz w:val="24"/>
          <w:szCs w:val="24"/>
        </w:rPr>
        <w:t>7</w:t>
      </w:r>
      <w:r w:rsidRPr="00887EA6">
        <w:rPr>
          <w:rFonts w:ascii="Arial" w:hAnsi="Arial" w:cs="Arial"/>
          <w:sz w:val="24"/>
          <w:szCs w:val="24"/>
        </w:rPr>
        <w:t xml:space="preserve">] </w:t>
      </w:r>
      <w:r w:rsidRPr="00887EA6" w:rsidR="00324866">
        <w:rPr>
          <w:rFonts w:ascii="Arial" w:hAnsi="Arial" w:cs="Arial"/>
          <w:sz w:val="24"/>
          <w:szCs w:val="24"/>
        </w:rPr>
        <w:t>Falk, S., Ekchajzer, D., Pirson, T., Lees-Perasso, E., Wattiez, A., Biber-Freudenberger, L., ... &amp; van Wynsberghe, A.  More than Carbon: Cradle-to-Grave environmental impacts of GenAI training on the Nvidia A100 GPU.</w:t>
      </w:r>
      <w:r w:rsidRPr="00887EA6" w:rsidR="008D3FFF">
        <w:rPr>
          <w:rFonts w:ascii="Arial" w:hAnsi="Arial" w:cs="Arial"/>
          <w:sz w:val="24"/>
          <w:szCs w:val="24"/>
        </w:rPr>
        <w:t xml:space="preserve"> Preprint at </w:t>
      </w:r>
      <w:r w:rsidRPr="00887EA6" w:rsidR="00324866">
        <w:rPr>
          <w:rFonts w:ascii="Arial" w:hAnsi="Arial" w:cs="Arial"/>
          <w:sz w:val="24"/>
          <w:szCs w:val="24"/>
        </w:rPr>
        <w:t xml:space="preserve"> </w:t>
      </w:r>
      <w:r w:rsidRPr="00887EA6" w:rsidR="00324866">
        <w:rPr>
          <w:rFonts w:ascii="Arial" w:hAnsi="Arial" w:cs="Arial"/>
          <w:i/>
          <w:iCs/>
          <w:sz w:val="24"/>
          <w:szCs w:val="24"/>
        </w:rPr>
        <w:t>arXiv:2509.00093</w:t>
      </w:r>
      <w:r w:rsidRPr="00887EA6" w:rsidR="008F7207">
        <w:rPr>
          <w:rFonts w:ascii="Arial" w:hAnsi="Arial" w:cs="Arial"/>
          <w:sz w:val="24"/>
          <w:szCs w:val="24"/>
        </w:rPr>
        <w:t xml:space="preserve"> (2025).</w:t>
      </w:r>
    </w:p>
    <w:p w:rsidRPr="00887EA6" w:rsidR="00D207E8" w:rsidP="00D207E8" w:rsidRDefault="00D207E8" w14:paraId="7034DE66" w14:textId="250D979F">
      <w:pPr>
        <w:jc w:val="both"/>
        <w:rPr>
          <w:rFonts w:ascii="Arial" w:hAnsi="Arial" w:cs="Arial"/>
          <w:sz w:val="24"/>
          <w:szCs w:val="24"/>
        </w:rPr>
      </w:pPr>
      <w:r w:rsidRPr="00887EA6">
        <w:rPr>
          <w:rFonts w:ascii="Arial" w:hAnsi="Arial" w:cs="Arial"/>
          <w:sz w:val="24"/>
          <w:szCs w:val="24"/>
        </w:rPr>
        <w:t>[</w:t>
      </w:r>
      <w:r w:rsidRPr="00887EA6" w:rsidR="00353A69">
        <w:rPr>
          <w:rFonts w:ascii="Arial" w:hAnsi="Arial" w:cs="Arial"/>
          <w:sz w:val="24"/>
          <w:szCs w:val="24"/>
        </w:rPr>
        <w:t>8</w:t>
      </w:r>
      <w:r w:rsidRPr="00887EA6">
        <w:rPr>
          <w:rFonts w:ascii="Arial" w:hAnsi="Arial" w:cs="Arial"/>
          <w:sz w:val="24"/>
          <w:szCs w:val="24"/>
        </w:rPr>
        <w:t xml:space="preserve">] Whitehead, B., Andrews, D., &amp; Shah, A. The life cycle assessment of a UK data centre. </w:t>
      </w:r>
      <w:r w:rsidRPr="00887EA6">
        <w:rPr>
          <w:rFonts w:ascii="Arial" w:hAnsi="Arial" w:cs="Arial"/>
          <w:i/>
          <w:iCs/>
          <w:sz w:val="24"/>
          <w:szCs w:val="24"/>
        </w:rPr>
        <w:t>The International Journal of Life Cycle Assessment</w:t>
      </w:r>
      <w:r w:rsidRPr="00887EA6">
        <w:rPr>
          <w:rFonts w:ascii="Arial" w:hAnsi="Arial" w:cs="Arial"/>
          <w:sz w:val="24"/>
          <w:szCs w:val="24"/>
        </w:rPr>
        <w:t xml:space="preserve">, </w:t>
      </w:r>
      <w:r w:rsidRPr="00887EA6">
        <w:rPr>
          <w:rFonts w:ascii="Arial" w:hAnsi="Arial" w:cs="Arial"/>
          <w:i/>
          <w:iCs/>
          <w:sz w:val="24"/>
          <w:szCs w:val="24"/>
        </w:rPr>
        <w:t>20</w:t>
      </w:r>
      <w:r w:rsidRPr="00887EA6">
        <w:rPr>
          <w:rFonts w:ascii="Arial" w:hAnsi="Arial" w:cs="Arial"/>
          <w:sz w:val="24"/>
          <w:szCs w:val="24"/>
        </w:rPr>
        <w:t>(3), 332-349 (2015).</w:t>
      </w:r>
    </w:p>
    <w:p w:rsidRPr="00887EA6" w:rsidR="00A54DDA" w:rsidP="00A54DDA" w:rsidRDefault="00A54DDA" w14:paraId="19B0C343" w14:textId="317F36CD">
      <w:pPr>
        <w:jc w:val="both"/>
        <w:rPr>
          <w:rFonts w:ascii="Arial" w:hAnsi="Arial" w:cs="Arial"/>
          <w:sz w:val="24"/>
          <w:szCs w:val="24"/>
        </w:rPr>
      </w:pPr>
      <w:r w:rsidRPr="00887EA6">
        <w:rPr>
          <w:rFonts w:ascii="Arial" w:hAnsi="Arial" w:cs="Arial"/>
          <w:sz w:val="24"/>
          <w:szCs w:val="24"/>
        </w:rPr>
        <w:t>[</w:t>
      </w:r>
      <w:r w:rsidRPr="00887EA6" w:rsidR="00353A69">
        <w:rPr>
          <w:rFonts w:ascii="Arial" w:hAnsi="Arial" w:cs="Arial"/>
          <w:sz w:val="24"/>
          <w:szCs w:val="24"/>
        </w:rPr>
        <w:t>9</w:t>
      </w:r>
      <w:r w:rsidRPr="00887EA6">
        <w:rPr>
          <w:rFonts w:ascii="Arial" w:hAnsi="Arial" w:cs="Arial"/>
          <w:sz w:val="24"/>
          <w:szCs w:val="24"/>
        </w:rPr>
        <w:t xml:space="preserve">] Wang, P., Zhang, L. Y., Tzachor, A., &amp; Chen, W. Q. E-waste challenges of generative artificial intelligence. </w:t>
      </w:r>
      <w:r w:rsidRPr="00887EA6">
        <w:rPr>
          <w:rFonts w:ascii="Arial" w:hAnsi="Arial" w:cs="Arial"/>
          <w:i/>
          <w:iCs/>
          <w:sz w:val="24"/>
          <w:szCs w:val="24"/>
        </w:rPr>
        <w:t>Nature Computational Science</w:t>
      </w:r>
      <w:r w:rsidRPr="00887EA6">
        <w:rPr>
          <w:rFonts w:ascii="Arial" w:hAnsi="Arial" w:cs="Arial"/>
          <w:sz w:val="24"/>
          <w:szCs w:val="24"/>
        </w:rPr>
        <w:t xml:space="preserve">, </w:t>
      </w:r>
      <w:r w:rsidRPr="00887EA6">
        <w:rPr>
          <w:rFonts w:ascii="Arial" w:hAnsi="Arial" w:cs="Arial"/>
          <w:i/>
          <w:iCs/>
          <w:sz w:val="24"/>
          <w:szCs w:val="24"/>
        </w:rPr>
        <w:t>4</w:t>
      </w:r>
      <w:r w:rsidRPr="00887EA6">
        <w:rPr>
          <w:rFonts w:ascii="Arial" w:hAnsi="Arial" w:cs="Arial"/>
          <w:sz w:val="24"/>
          <w:szCs w:val="24"/>
        </w:rPr>
        <w:t>(11), 818-823 (2024).</w:t>
      </w:r>
    </w:p>
    <w:p w:rsidRPr="00887EA6" w:rsidR="002F25D8" w:rsidP="002F25D8" w:rsidRDefault="002F25D8" w14:paraId="2676631E" w14:textId="4D27165B">
      <w:pPr>
        <w:jc w:val="both"/>
        <w:rPr>
          <w:rFonts w:ascii="Arial" w:hAnsi="Arial" w:cs="Arial"/>
          <w:sz w:val="24"/>
          <w:szCs w:val="24"/>
        </w:rPr>
      </w:pPr>
      <w:r w:rsidRPr="00887EA6">
        <w:rPr>
          <w:rFonts w:ascii="Arial" w:hAnsi="Arial" w:cs="Arial"/>
          <w:sz w:val="24"/>
          <w:szCs w:val="24"/>
        </w:rPr>
        <w:t xml:space="preserve">[10] Li, P., Yang, J., Islam, M. A., &amp; Ren, S. Making </w:t>
      </w:r>
      <w:r w:rsidRPr="00887EA6" w:rsidR="00066B2B">
        <w:rPr>
          <w:rFonts w:ascii="Arial" w:hAnsi="Arial" w:cs="Arial"/>
          <w:sz w:val="24"/>
          <w:szCs w:val="24"/>
        </w:rPr>
        <w:t>AI</w:t>
      </w:r>
      <w:r w:rsidRPr="00887EA6">
        <w:rPr>
          <w:rFonts w:ascii="Arial" w:hAnsi="Arial" w:cs="Arial"/>
          <w:sz w:val="24"/>
          <w:szCs w:val="24"/>
        </w:rPr>
        <w:t xml:space="preserve"> less</w:t>
      </w:r>
      <w:r w:rsidRPr="00887EA6" w:rsidR="00066B2B">
        <w:rPr>
          <w:rFonts w:ascii="Arial" w:hAnsi="Arial" w:cs="Arial"/>
          <w:sz w:val="24"/>
          <w:szCs w:val="24"/>
        </w:rPr>
        <w:t xml:space="preserve"> </w:t>
      </w:r>
      <w:r w:rsidRPr="00887EA6">
        <w:rPr>
          <w:rFonts w:ascii="Arial" w:hAnsi="Arial" w:cs="Arial"/>
          <w:sz w:val="24"/>
          <w:szCs w:val="24"/>
        </w:rPr>
        <w:t xml:space="preserve">thirsty. </w:t>
      </w:r>
      <w:r w:rsidRPr="00887EA6">
        <w:rPr>
          <w:rFonts w:ascii="Arial" w:hAnsi="Arial" w:cs="Arial"/>
          <w:i/>
          <w:iCs/>
          <w:sz w:val="24"/>
          <w:szCs w:val="24"/>
        </w:rPr>
        <w:t>Communications of the ACM</w:t>
      </w:r>
      <w:r w:rsidRPr="00887EA6">
        <w:rPr>
          <w:rFonts w:ascii="Arial" w:hAnsi="Arial" w:cs="Arial"/>
          <w:sz w:val="24"/>
          <w:szCs w:val="24"/>
        </w:rPr>
        <w:t xml:space="preserve">, </w:t>
      </w:r>
      <w:r w:rsidRPr="00887EA6">
        <w:rPr>
          <w:rFonts w:ascii="Arial" w:hAnsi="Arial" w:cs="Arial"/>
          <w:i/>
          <w:iCs/>
          <w:sz w:val="24"/>
          <w:szCs w:val="24"/>
        </w:rPr>
        <w:t>68</w:t>
      </w:r>
      <w:r w:rsidRPr="00887EA6">
        <w:rPr>
          <w:rFonts w:ascii="Arial" w:hAnsi="Arial" w:cs="Arial"/>
          <w:sz w:val="24"/>
          <w:szCs w:val="24"/>
        </w:rPr>
        <w:t>(7), 54-61 (2025).</w:t>
      </w:r>
    </w:p>
    <w:p w:rsidRPr="00887EA6" w:rsidR="00E97900" w:rsidP="00E97900" w:rsidRDefault="00E97900" w14:paraId="2D9BEBBB" w14:textId="268592E5">
      <w:pPr>
        <w:jc w:val="both"/>
        <w:rPr>
          <w:rFonts w:ascii="Arial" w:hAnsi="Arial" w:cs="Arial"/>
          <w:sz w:val="24"/>
          <w:szCs w:val="24"/>
        </w:rPr>
      </w:pPr>
      <w:r w:rsidRPr="00887EA6">
        <w:rPr>
          <w:rFonts w:ascii="Arial" w:hAnsi="Arial" w:cs="Arial"/>
          <w:sz w:val="24"/>
          <w:szCs w:val="24"/>
        </w:rPr>
        <w:t>[11] Rikap, C., &amp; Weko, S.  A green transition orchestrated from Big Tech clouds?</w:t>
      </w:r>
      <w:r w:rsidRPr="00887EA6" w:rsidR="00A6534F">
        <w:rPr>
          <w:rFonts w:ascii="Arial" w:hAnsi="Arial" w:cs="Arial"/>
          <w:sz w:val="24"/>
          <w:szCs w:val="24"/>
        </w:rPr>
        <w:t xml:space="preserve"> </w:t>
      </w:r>
      <w:r w:rsidRPr="00887EA6">
        <w:rPr>
          <w:rFonts w:ascii="Arial" w:hAnsi="Arial" w:cs="Arial"/>
          <w:i/>
          <w:iCs/>
          <w:sz w:val="24"/>
          <w:szCs w:val="24"/>
        </w:rPr>
        <w:t>Globalizations</w:t>
      </w:r>
      <w:r w:rsidRPr="00887EA6">
        <w:rPr>
          <w:rFonts w:ascii="Arial" w:hAnsi="Arial" w:cs="Arial"/>
          <w:sz w:val="24"/>
          <w:szCs w:val="24"/>
        </w:rPr>
        <w:t>, 1-20 (2025).</w:t>
      </w:r>
    </w:p>
    <w:p w:rsidRPr="00887EA6" w:rsidR="00374E9F" w:rsidP="00374E9F" w:rsidRDefault="00374E9F" w14:paraId="4C77BB50" w14:textId="66A9E9FC">
      <w:pPr>
        <w:jc w:val="both"/>
        <w:rPr>
          <w:rFonts w:ascii="Arial" w:hAnsi="Arial" w:cs="Arial"/>
          <w:sz w:val="24"/>
          <w:szCs w:val="24"/>
        </w:rPr>
      </w:pPr>
      <w:r w:rsidRPr="00887EA6">
        <w:rPr>
          <w:rFonts w:ascii="Arial" w:hAnsi="Arial" w:cs="Arial"/>
          <w:sz w:val="24"/>
          <w:szCs w:val="24"/>
        </w:rPr>
        <w:t xml:space="preserve">[12] Verdecchia, R., Sallou, J., &amp; Cruz, L. A systematic review of Green AI. </w:t>
      </w:r>
      <w:r w:rsidRPr="00887EA6">
        <w:rPr>
          <w:rFonts w:ascii="Arial" w:hAnsi="Arial" w:cs="Arial"/>
          <w:i/>
          <w:iCs/>
          <w:sz w:val="24"/>
          <w:szCs w:val="24"/>
        </w:rPr>
        <w:t>Wiley Interdisciplinary Reviews: Data Mining and Knowledge Discovery</w:t>
      </w:r>
      <w:r w:rsidRPr="00887EA6">
        <w:rPr>
          <w:rFonts w:ascii="Arial" w:hAnsi="Arial" w:cs="Arial"/>
          <w:sz w:val="24"/>
          <w:szCs w:val="24"/>
        </w:rPr>
        <w:t xml:space="preserve">, </w:t>
      </w:r>
      <w:r w:rsidRPr="00887EA6">
        <w:rPr>
          <w:rFonts w:ascii="Arial" w:hAnsi="Arial" w:cs="Arial"/>
          <w:i/>
          <w:iCs/>
          <w:sz w:val="24"/>
          <w:szCs w:val="24"/>
        </w:rPr>
        <w:t>13</w:t>
      </w:r>
      <w:r w:rsidRPr="00887EA6">
        <w:rPr>
          <w:rFonts w:ascii="Arial" w:hAnsi="Arial" w:cs="Arial"/>
          <w:sz w:val="24"/>
          <w:szCs w:val="24"/>
        </w:rPr>
        <w:t>(4)</w:t>
      </w:r>
      <w:r w:rsidRPr="00887EA6" w:rsidR="00D36A2B">
        <w:rPr>
          <w:rFonts w:ascii="Arial" w:hAnsi="Arial" w:cs="Arial"/>
          <w:sz w:val="24"/>
          <w:szCs w:val="24"/>
        </w:rPr>
        <w:t xml:space="preserve"> (</w:t>
      </w:r>
      <w:r w:rsidRPr="00887EA6">
        <w:rPr>
          <w:rFonts w:ascii="Arial" w:hAnsi="Arial" w:cs="Arial"/>
          <w:sz w:val="24"/>
          <w:szCs w:val="24"/>
        </w:rPr>
        <w:t>2023</w:t>
      </w:r>
      <w:r w:rsidRPr="00887EA6" w:rsidR="00D36A2B">
        <w:rPr>
          <w:rFonts w:ascii="Arial" w:hAnsi="Arial" w:cs="Arial"/>
          <w:sz w:val="24"/>
          <w:szCs w:val="24"/>
        </w:rPr>
        <w:t>)</w:t>
      </w:r>
      <w:r w:rsidRPr="00887EA6">
        <w:rPr>
          <w:rFonts w:ascii="Arial" w:hAnsi="Arial" w:cs="Arial"/>
          <w:sz w:val="24"/>
          <w:szCs w:val="24"/>
        </w:rPr>
        <w:t>.</w:t>
      </w:r>
    </w:p>
    <w:p w:rsidRPr="00887EA6" w:rsidR="00E97900" w:rsidP="002F25D8" w:rsidRDefault="00EE31C2" w14:paraId="77EF20A4" w14:textId="51838A9F">
      <w:pPr>
        <w:jc w:val="both"/>
        <w:rPr>
          <w:rFonts w:ascii="Arial" w:hAnsi="Arial" w:cs="Arial"/>
          <w:sz w:val="24"/>
          <w:szCs w:val="24"/>
        </w:rPr>
      </w:pPr>
      <w:r w:rsidRPr="00887EA6">
        <w:rPr>
          <w:rFonts w:ascii="Arial" w:hAnsi="Arial" w:cs="Arial"/>
          <w:sz w:val="24"/>
          <w:szCs w:val="24"/>
        </w:rPr>
        <w:t xml:space="preserve">[13] Verendel, </w:t>
      </w:r>
      <w:r w:rsidRPr="00887EA6" w:rsidR="009C4E5B">
        <w:rPr>
          <w:rFonts w:ascii="Arial" w:hAnsi="Arial" w:cs="Arial"/>
          <w:sz w:val="24"/>
          <w:szCs w:val="24"/>
        </w:rPr>
        <w:t>V</w:t>
      </w:r>
      <w:r w:rsidRPr="00887EA6">
        <w:rPr>
          <w:rFonts w:ascii="Arial" w:hAnsi="Arial" w:cs="Arial"/>
          <w:sz w:val="24"/>
          <w:szCs w:val="24"/>
        </w:rPr>
        <w:t xml:space="preserve">. Tracking artificial intelligence in climate inventions with patent data. </w:t>
      </w:r>
      <w:r w:rsidRPr="00887EA6">
        <w:rPr>
          <w:rFonts w:ascii="Arial" w:hAnsi="Arial" w:cs="Arial"/>
          <w:i/>
          <w:iCs/>
          <w:sz w:val="24"/>
          <w:szCs w:val="24"/>
        </w:rPr>
        <w:t>Nature Climate Change</w:t>
      </w:r>
      <w:r w:rsidRPr="00887EA6">
        <w:rPr>
          <w:rFonts w:ascii="Arial" w:hAnsi="Arial" w:cs="Arial"/>
          <w:sz w:val="24"/>
          <w:szCs w:val="24"/>
        </w:rPr>
        <w:t xml:space="preserve"> 13.1 (2023): 40-47</w:t>
      </w:r>
      <w:r w:rsidRPr="00887EA6" w:rsidR="00D36A2B">
        <w:rPr>
          <w:rFonts w:ascii="Arial" w:hAnsi="Arial" w:cs="Arial"/>
          <w:sz w:val="24"/>
          <w:szCs w:val="24"/>
        </w:rPr>
        <w:t xml:space="preserve"> (2023).</w:t>
      </w:r>
    </w:p>
    <w:p w:rsidRPr="00887EA6" w:rsidR="002F25D8" w:rsidP="00A54DDA" w:rsidRDefault="00EE31C2" w14:paraId="1F4FBBCB" w14:textId="1AE54E5D">
      <w:pPr>
        <w:jc w:val="both"/>
        <w:rPr>
          <w:rFonts w:ascii="Arial" w:hAnsi="Arial" w:cs="Arial"/>
          <w:sz w:val="24"/>
          <w:szCs w:val="24"/>
        </w:rPr>
      </w:pPr>
      <w:r w:rsidRPr="00887EA6">
        <w:rPr>
          <w:rFonts w:ascii="Arial" w:hAnsi="Arial" w:cs="Arial"/>
          <w:sz w:val="24"/>
          <w:szCs w:val="24"/>
        </w:rPr>
        <w:lastRenderedPageBreak/>
        <w:t xml:space="preserve">[14] </w:t>
      </w:r>
      <w:r w:rsidRPr="00887EA6" w:rsidR="0092720A">
        <w:rPr>
          <w:rFonts w:ascii="Arial" w:hAnsi="Arial" w:cs="Arial"/>
          <w:sz w:val="24"/>
          <w:szCs w:val="24"/>
        </w:rPr>
        <w:t xml:space="preserve">Yang, X., &amp; Yu, X. Preventing patent risks in artificial intelligence industry for sustainable development: A multi-level network analysis. </w:t>
      </w:r>
      <w:r w:rsidRPr="00887EA6" w:rsidR="0092720A">
        <w:rPr>
          <w:rFonts w:ascii="Arial" w:hAnsi="Arial" w:cs="Arial"/>
          <w:i/>
          <w:iCs/>
          <w:sz w:val="24"/>
          <w:szCs w:val="24"/>
        </w:rPr>
        <w:t>Sustainability</w:t>
      </w:r>
      <w:r w:rsidRPr="00887EA6" w:rsidR="0092720A">
        <w:rPr>
          <w:rFonts w:ascii="Arial" w:hAnsi="Arial" w:cs="Arial"/>
          <w:sz w:val="24"/>
          <w:szCs w:val="24"/>
        </w:rPr>
        <w:t>, 12(20), 8667</w:t>
      </w:r>
      <w:r w:rsidRPr="00887EA6" w:rsidR="00D36A2B">
        <w:rPr>
          <w:rFonts w:ascii="Arial" w:hAnsi="Arial" w:cs="Arial"/>
          <w:sz w:val="24"/>
          <w:szCs w:val="24"/>
        </w:rPr>
        <w:t xml:space="preserve"> </w:t>
      </w:r>
      <w:r w:rsidRPr="00887EA6" w:rsidR="004A3255">
        <w:rPr>
          <w:rFonts w:ascii="Arial" w:hAnsi="Arial" w:cs="Arial"/>
          <w:sz w:val="24"/>
          <w:szCs w:val="24"/>
        </w:rPr>
        <w:t>(2020</w:t>
      </w:r>
      <w:r w:rsidRPr="00887EA6" w:rsidR="00D36A2B">
        <w:rPr>
          <w:rFonts w:ascii="Arial" w:hAnsi="Arial" w:cs="Arial"/>
          <w:sz w:val="24"/>
          <w:szCs w:val="24"/>
        </w:rPr>
        <w:t>)</w:t>
      </w:r>
      <w:r w:rsidRPr="00887EA6" w:rsidR="004A3255">
        <w:rPr>
          <w:rFonts w:ascii="Arial" w:hAnsi="Arial" w:cs="Arial"/>
          <w:sz w:val="24"/>
          <w:szCs w:val="24"/>
        </w:rPr>
        <w:t>.</w:t>
      </w:r>
    </w:p>
    <w:p w:rsidRPr="00887EA6" w:rsidR="005A1EB0" w:rsidP="005A1EB0" w:rsidRDefault="00EE31C2" w14:paraId="101127B4" w14:textId="1A9891D6">
      <w:pPr>
        <w:jc w:val="both"/>
        <w:rPr>
          <w:rFonts w:ascii="Arial" w:hAnsi="Arial" w:cs="Arial"/>
          <w:sz w:val="24"/>
          <w:szCs w:val="24"/>
        </w:rPr>
      </w:pPr>
      <w:r w:rsidRPr="00887EA6">
        <w:rPr>
          <w:rFonts w:ascii="Arial" w:hAnsi="Arial" w:cs="Arial"/>
          <w:sz w:val="24"/>
          <w:szCs w:val="24"/>
        </w:rPr>
        <w:t xml:space="preserve">[15] </w:t>
      </w:r>
      <w:r w:rsidRPr="00887EA6" w:rsidR="005A1EB0">
        <w:rPr>
          <w:rFonts w:ascii="Arial" w:hAnsi="Arial" w:cs="Arial"/>
          <w:sz w:val="24"/>
          <w:szCs w:val="24"/>
        </w:rPr>
        <w:t xml:space="preserve">Gittelman, M. A note on the value of patents as indicators of innovation: Implications for management research. </w:t>
      </w:r>
      <w:r w:rsidRPr="00887EA6" w:rsidR="005A1EB0">
        <w:rPr>
          <w:rFonts w:ascii="Arial" w:hAnsi="Arial" w:cs="Arial"/>
          <w:i/>
          <w:iCs/>
          <w:sz w:val="24"/>
          <w:szCs w:val="24"/>
        </w:rPr>
        <w:t>Academy of Management Perspectives</w:t>
      </w:r>
      <w:r w:rsidRPr="00887EA6" w:rsidR="005A1EB0">
        <w:rPr>
          <w:rFonts w:ascii="Arial" w:hAnsi="Arial" w:cs="Arial"/>
          <w:sz w:val="24"/>
          <w:szCs w:val="24"/>
        </w:rPr>
        <w:t xml:space="preserve">, </w:t>
      </w:r>
      <w:r w:rsidRPr="00887EA6" w:rsidR="005A1EB0">
        <w:rPr>
          <w:rFonts w:ascii="Arial" w:hAnsi="Arial" w:cs="Arial"/>
          <w:i/>
          <w:iCs/>
          <w:sz w:val="24"/>
          <w:szCs w:val="24"/>
        </w:rPr>
        <w:t>22</w:t>
      </w:r>
      <w:r w:rsidRPr="00887EA6" w:rsidR="005A1EB0">
        <w:rPr>
          <w:rFonts w:ascii="Arial" w:hAnsi="Arial" w:cs="Arial"/>
          <w:sz w:val="24"/>
          <w:szCs w:val="24"/>
        </w:rPr>
        <w:t>(3), 21-27</w:t>
      </w:r>
      <w:r w:rsidRPr="00887EA6" w:rsidR="00D36A2B">
        <w:rPr>
          <w:rFonts w:ascii="Arial" w:hAnsi="Arial" w:cs="Arial"/>
          <w:sz w:val="24"/>
          <w:szCs w:val="24"/>
        </w:rPr>
        <w:t xml:space="preserve"> (2008).</w:t>
      </w:r>
    </w:p>
    <w:p w:rsidRPr="00887EA6" w:rsidR="0081464B" w:rsidP="0081464B" w:rsidRDefault="0081464B" w14:paraId="32AE0891" w14:textId="035F0880">
      <w:pPr>
        <w:jc w:val="both"/>
        <w:rPr>
          <w:rFonts w:ascii="Arial" w:hAnsi="Arial" w:cs="Arial"/>
          <w:sz w:val="24"/>
          <w:szCs w:val="24"/>
        </w:rPr>
      </w:pPr>
      <w:r w:rsidRPr="00887EA6">
        <w:rPr>
          <w:rFonts w:ascii="Arial" w:hAnsi="Arial" w:cs="Arial"/>
          <w:sz w:val="24"/>
          <w:szCs w:val="24"/>
        </w:rPr>
        <w:t xml:space="preserve">[16] Sheremetyeva, S. Natural language analysis of patent claims. In </w:t>
      </w:r>
      <w:r w:rsidRPr="00887EA6">
        <w:rPr>
          <w:rFonts w:ascii="Arial" w:hAnsi="Arial" w:cs="Arial"/>
          <w:i/>
          <w:iCs/>
          <w:sz w:val="24"/>
          <w:szCs w:val="24"/>
        </w:rPr>
        <w:t>Proceedings of the ACL-2003 workshop on Patent corpus processing</w:t>
      </w:r>
      <w:r w:rsidRPr="00887EA6">
        <w:rPr>
          <w:rFonts w:ascii="Arial" w:hAnsi="Arial" w:cs="Arial"/>
          <w:sz w:val="24"/>
          <w:szCs w:val="24"/>
        </w:rPr>
        <w:t>, 66-73, (2003).</w:t>
      </w:r>
    </w:p>
    <w:p w:rsidRPr="00887EA6" w:rsidR="005D6B1B" w:rsidP="0081464B" w:rsidRDefault="005D6B1B" w14:paraId="6B742029" w14:textId="06FD5FE9">
      <w:pPr>
        <w:jc w:val="both"/>
        <w:rPr>
          <w:rFonts w:ascii="Arial" w:hAnsi="Arial" w:cs="Arial"/>
          <w:sz w:val="24"/>
          <w:szCs w:val="24"/>
        </w:rPr>
      </w:pPr>
      <w:r w:rsidRPr="00887EA6">
        <w:rPr>
          <w:rFonts w:ascii="Arial" w:hAnsi="Arial" w:cs="Arial"/>
          <w:sz w:val="24"/>
          <w:szCs w:val="24"/>
        </w:rPr>
        <w:t xml:space="preserve">[17] EPO. </w:t>
      </w:r>
      <w:r w:rsidRPr="00887EA6" w:rsidR="001919EA">
        <w:rPr>
          <w:rFonts w:ascii="Arial" w:hAnsi="Arial" w:cs="Arial"/>
          <w:sz w:val="24"/>
          <w:szCs w:val="24"/>
        </w:rPr>
        <w:t>PATSTAT</w:t>
      </w:r>
      <w:r w:rsidRPr="00887EA6" w:rsidR="005235DF">
        <w:rPr>
          <w:rFonts w:ascii="Arial" w:hAnsi="Arial" w:cs="Arial"/>
          <w:sz w:val="24"/>
          <w:szCs w:val="24"/>
        </w:rPr>
        <w:t>: The Backbone data set for statistical analysis.</w:t>
      </w:r>
      <w:r w:rsidRPr="00887EA6" w:rsidR="001919EA">
        <w:rPr>
          <w:rFonts w:ascii="Arial" w:hAnsi="Arial" w:cs="Arial"/>
          <w:sz w:val="24"/>
          <w:szCs w:val="24"/>
        </w:rPr>
        <w:t xml:space="preserve"> </w:t>
      </w:r>
      <w:hyperlink w:history="1" r:id="rId11">
        <w:r w:rsidRPr="00887EA6" w:rsidR="005235DF">
          <w:rPr>
            <w:rStyle w:val="Hyperlink"/>
            <w:rFonts w:ascii="Arial" w:hAnsi="Arial" w:cs="Arial"/>
            <w:sz w:val="24"/>
            <w:szCs w:val="24"/>
          </w:rPr>
          <w:t>https://www.epo.org/en/searching-for-patents/business/patstat</w:t>
        </w:r>
      </w:hyperlink>
      <w:r w:rsidRPr="00887EA6" w:rsidR="005235DF">
        <w:rPr>
          <w:rFonts w:ascii="Arial" w:hAnsi="Arial" w:cs="Arial"/>
          <w:sz w:val="24"/>
          <w:szCs w:val="24"/>
        </w:rPr>
        <w:t xml:space="preserve"> (2024).</w:t>
      </w:r>
    </w:p>
    <w:p w:rsidRPr="00001C8F" w:rsidR="00001C8F" w:rsidP="00001C8F" w:rsidRDefault="00001C8F" w14:paraId="65D828EC" w14:textId="3D6C4FC3">
      <w:pPr>
        <w:jc w:val="both"/>
        <w:rPr>
          <w:rFonts w:ascii="Arial" w:hAnsi="Arial" w:cs="Arial"/>
          <w:sz w:val="24"/>
          <w:szCs w:val="24"/>
        </w:rPr>
      </w:pPr>
      <w:r w:rsidRPr="00887EA6">
        <w:rPr>
          <w:rFonts w:ascii="Arial" w:hAnsi="Arial" w:cs="Arial"/>
          <w:sz w:val="24"/>
          <w:szCs w:val="24"/>
        </w:rPr>
        <w:t xml:space="preserve">[18] </w:t>
      </w:r>
      <w:r w:rsidRPr="00001C8F">
        <w:rPr>
          <w:rFonts w:ascii="Arial" w:hAnsi="Arial" w:cs="Arial"/>
          <w:sz w:val="24"/>
          <w:szCs w:val="24"/>
        </w:rPr>
        <w:t xml:space="preserve">Wu, C. J., Raghavendra, R., Gupta, U., Acun, B., Ardalani, N., Maeng, K., ... &amp; Hazelwood, K. Sustainable </w:t>
      </w:r>
      <w:r w:rsidRPr="00887EA6" w:rsidR="00915D67">
        <w:rPr>
          <w:rFonts w:ascii="Arial" w:hAnsi="Arial" w:cs="Arial"/>
          <w:sz w:val="24"/>
          <w:szCs w:val="24"/>
        </w:rPr>
        <w:t>AI</w:t>
      </w:r>
      <w:r w:rsidRPr="00001C8F">
        <w:rPr>
          <w:rFonts w:ascii="Arial" w:hAnsi="Arial" w:cs="Arial"/>
          <w:sz w:val="24"/>
          <w:szCs w:val="24"/>
        </w:rPr>
        <w:t xml:space="preserve">: Environmental implications, challenges and opportunities. </w:t>
      </w:r>
      <w:r w:rsidRPr="00001C8F">
        <w:rPr>
          <w:rFonts w:ascii="Arial" w:hAnsi="Arial" w:cs="Arial"/>
          <w:i/>
          <w:iCs/>
          <w:sz w:val="24"/>
          <w:szCs w:val="24"/>
        </w:rPr>
        <w:t xml:space="preserve">Proceedings of </w:t>
      </w:r>
      <w:r w:rsidRPr="00887EA6">
        <w:rPr>
          <w:rFonts w:ascii="Arial" w:hAnsi="Arial" w:cs="Arial"/>
          <w:i/>
          <w:iCs/>
          <w:sz w:val="24"/>
          <w:szCs w:val="24"/>
        </w:rPr>
        <w:t>M</w:t>
      </w:r>
      <w:r w:rsidRPr="00001C8F">
        <w:rPr>
          <w:rFonts w:ascii="Arial" w:hAnsi="Arial" w:cs="Arial"/>
          <w:i/>
          <w:iCs/>
          <w:sz w:val="24"/>
          <w:szCs w:val="24"/>
        </w:rPr>
        <w:t xml:space="preserve">achine </w:t>
      </w:r>
      <w:r w:rsidRPr="00887EA6">
        <w:rPr>
          <w:rFonts w:ascii="Arial" w:hAnsi="Arial" w:cs="Arial"/>
          <w:i/>
          <w:iCs/>
          <w:sz w:val="24"/>
          <w:szCs w:val="24"/>
        </w:rPr>
        <w:t>L</w:t>
      </w:r>
      <w:r w:rsidRPr="00001C8F">
        <w:rPr>
          <w:rFonts w:ascii="Arial" w:hAnsi="Arial" w:cs="Arial"/>
          <w:i/>
          <w:iCs/>
          <w:sz w:val="24"/>
          <w:szCs w:val="24"/>
        </w:rPr>
        <w:t xml:space="preserve">earning and </w:t>
      </w:r>
      <w:r w:rsidRPr="00887EA6">
        <w:rPr>
          <w:rFonts w:ascii="Arial" w:hAnsi="Arial" w:cs="Arial"/>
          <w:i/>
          <w:iCs/>
          <w:sz w:val="24"/>
          <w:szCs w:val="24"/>
        </w:rPr>
        <w:t>S</w:t>
      </w:r>
      <w:r w:rsidRPr="00001C8F">
        <w:rPr>
          <w:rFonts w:ascii="Arial" w:hAnsi="Arial" w:cs="Arial"/>
          <w:i/>
          <w:iCs/>
          <w:sz w:val="24"/>
          <w:szCs w:val="24"/>
        </w:rPr>
        <w:t>ystems</w:t>
      </w:r>
      <w:r w:rsidRPr="00001C8F">
        <w:rPr>
          <w:rFonts w:ascii="Arial" w:hAnsi="Arial" w:cs="Arial"/>
          <w:sz w:val="24"/>
          <w:szCs w:val="24"/>
        </w:rPr>
        <w:t xml:space="preserve">, </w:t>
      </w:r>
      <w:r w:rsidRPr="00001C8F">
        <w:rPr>
          <w:rFonts w:ascii="Arial" w:hAnsi="Arial" w:cs="Arial"/>
          <w:i/>
          <w:iCs/>
          <w:sz w:val="24"/>
          <w:szCs w:val="24"/>
        </w:rPr>
        <w:t>4</w:t>
      </w:r>
      <w:r w:rsidRPr="00001C8F">
        <w:rPr>
          <w:rFonts w:ascii="Arial" w:hAnsi="Arial" w:cs="Arial"/>
          <w:sz w:val="24"/>
          <w:szCs w:val="24"/>
        </w:rPr>
        <w:t>, 795-813</w:t>
      </w:r>
      <w:r w:rsidRPr="00887EA6">
        <w:rPr>
          <w:rFonts w:ascii="Arial" w:hAnsi="Arial" w:cs="Arial"/>
          <w:sz w:val="24"/>
          <w:szCs w:val="24"/>
        </w:rPr>
        <w:t xml:space="preserve"> (2022).</w:t>
      </w:r>
    </w:p>
    <w:p w:rsidRPr="005052D8" w:rsidR="00941AE5" w:rsidP="00941AE5" w:rsidRDefault="00941AE5" w14:paraId="7A2A097D" w14:textId="62A4D708">
      <w:pPr>
        <w:jc w:val="both"/>
        <w:rPr>
          <w:rFonts w:ascii="Arial" w:hAnsi="Arial" w:cs="Arial"/>
          <w:sz w:val="24"/>
          <w:szCs w:val="24"/>
        </w:rPr>
      </w:pPr>
      <w:r w:rsidRPr="005052D8">
        <w:rPr>
          <w:rFonts w:ascii="Arial" w:hAnsi="Arial" w:cs="Arial"/>
          <w:sz w:val="24"/>
          <w:szCs w:val="24"/>
        </w:rPr>
        <w:t xml:space="preserve">[19] Crawford, Kate. </w:t>
      </w:r>
      <w:r w:rsidRPr="005052D8">
        <w:rPr>
          <w:rFonts w:ascii="Arial" w:hAnsi="Arial" w:cs="Arial"/>
          <w:i/>
          <w:iCs/>
          <w:sz w:val="24"/>
          <w:szCs w:val="24"/>
        </w:rPr>
        <w:t>Nature</w:t>
      </w:r>
      <w:r w:rsidRPr="005052D8">
        <w:rPr>
          <w:rFonts w:ascii="Arial" w:hAnsi="Arial" w:cs="Arial"/>
          <w:sz w:val="24"/>
          <w:szCs w:val="24"/>
        </w:rPr>
        <w:t xml:space="preserve"> 626 (2024)</w:t>
      </w:r>
      <w:r w:rsidRPr="005052D8" w:rsidR="00940198">
        <w:rPr>
          <w:rFonts w:ascii="Arial" w:hAnsi="Arial" w:cs="Arial"/>
          <w:sz w:val="24"/>
          <w:szCs w:val="24"/>
        </w:rPr>
        <w:t>.</w:t>
      </w:r>
    </w:p>
    <w:p w:rsidRPr="00066B2B" w:rsidR="00066B2B" w:rsidP="00066B2B" w:rsidRDefault="00066B2B" w14:paraId="13A301A4" w14:textId="6746E12D">
      <w:pPr>
        <w:jc w:val="both"/>
        <w:rPr>
          <w:rFonts w:ascii="Arial" w:hAnsi="Arial" w:cs="Arial"/>
          <w:sz w:val="24"/>
          <w:szCs w:val="24"/>
        </w:rPr>
      </w:pPr>
      <w:r w:rsidRPr="00887EA6">
        <w:rPr>
          <w:rFonts w:ascii="Arial" w:hAnsi="Arial" w:cs="Arial"/>
          <w:sz w:val="24"/>
          <w:szCs w:val="24"/>
        </w:rPr>
        <w:t xml:space="preserve">[20] </w:t>
      </w:r>
      <w:r w:rsidRPr="00066B2B">
        <w:rPr>
          <w:rFonts w:ascii="Arial" w:hAnsi="Arial" w:cs="Arial"/>
          <w:sz w:val="24"/>
          <w:szCs w:val="24"/>
        </w:rPr>
        <w:t xml:space="preserve">Luccioni, A. S., Viguier, S., &amp; Ligozat, A. L. Estimating the carbon footprint of bloom, a 176b parameter language model. </w:t>
      </w:r>
      <w:r w:rsidRPr="00066B2B">
        <w:rPr>
          <w:rFonts w:ascii="Arial" w:hAnsi="Arial" w:cs="Arial"/>
          <w:i/>
          <w:iCs/>
          <w:sz w:val="24"/>
          <w:szCs w:val="24"/>
        </w:rPr>
        <w:t>Journal of machine learning research</w:t>
      </w:r>
      <w:r w:rsidRPr="00066B2B">
        <w:rPr>
          <w:rFonts w:ascii="Arial" w:hAnsi="Arial" w:cs="Arial"/>
          <w:sz w:val="24"/>
          <w:szCs w:val="24"/>
        </w:rPr>
        <w:t xml:space="preserve">, </w:t>
      </w:r>
      <w:r w:rsidRPr="00066B2B">
        <w:rPr>
          <w:rFonts w:ascii="Arial" w:hAnsi="Arial" w:cs="Arial"/>
          <w:i/>
          <w:iCs/>
          <w:sz w:val="24"/>
          <w:szCs w:val="24"/>
        </w:rPr>
        <w:t>24</w:t>
      </w:r>
      <w:r w:rsidRPr="00066B2B">
        <w:rPr>
          <w:rFonts w:ascii="Arial" w:hAnsi="Arial" w:cs="Arial"/>
          <w:sz w:val="24"/>
          <w:szCs w:val="24"/>
        </w:rPr>
        <w:t>(253), 1-15</w:t>
      </w:r>
      <w:r w:rsidRPr="00887EA6">
        <w:rPr>
          <w:rFonts w:ascii="Arial" w:hAnsi="Arial" w:cs="Arial"/>
          <w:sz w:val="24"/>
          <w:szCs w:val="24"/>
        </w:rPr>
        <w:t xml:space="preserve"> </w:t>
      </w:r>
      <w:r w:rsidRPr="00066B2B">
        <w:rPr>
          <w:rFonts w:ascii="Arial" w:hAnsi="Arial" w:cs="Arial"/>
          <w:sz w:val="24"/>
          <w:szCs w:val="24"/>
        </w:rPr>
        <w:t>(2023).</w:t>
      </w:r>
    </w:p>
    <w:p w:rsidRPr="006B51AF" w:rsidR="006B51AF" w:rsidP="006B51AF" w:rsidRDefault="006B51AF" w14:paraId="6C628C3F" w14:textId="097377A1">
      <w:pPr>
        <w:jc w:val="both"/>
        <w:rPr>
          <w:rFonts w:ascii="Arial" w:hAnsi="Arial" w:cs="Arial"/>
          <w:sz w:val="24"/>
          <w:szCs w:val="24"/>
        </w:rPr>
      </w:pPr>
      <w:r w:rsidRPr="00887EA6">
        <w:rPr>
          <w:rFonts w:ascii="Arial" w:hAnsi="Arial" w:cs="Arial"/>
          <w:sz w:val="24"/>
          <w:szCs w:val="24"/>
        </w:rPr>
        <w:t xml:space="preserve">[21] </w:t>
      </w:r>
      <w:r w:rsidRPr="006B51AF">
        <w:rPr>
          <w:rFonts w:ascii="Arial" w:hAnsi="Arial" w:cs="Arial"/>
          <w:sz w:val="24"/>
          <w:szCs w:val="24"/>
        </w:rPr>
        <w:t xml:space="preserve">Valdivia, A. The supply chain capitalism of AI: A call to (re) think algorithmic harms and resistance through environmental lens. </w:t>
      </w:r>
      <w:r w:rsidRPr="006B51AF">
        <w:rPr>
          <w:rFonts w:ascii="Arial" w:hAnsi="Arial" w:cs="Arial"/>
          <w:i/>
          <w:iCs/>
          <w:sz w:val="24"/>
          <w:szCs w:val="24"/>
        </w:rPr>
        <w:t>Information, Communication &amp; Society</w:t>
      </w:r>
      <w:r w:rsidRPr="006B51AF">
        <w:rPr>
          <w:rFonts w:ascii="Arial" w:hAnsi="Arial" w:cs="Arial"/>
          <w:sz w:val="24"/>
          <w:szCs w:val="24"/>
        </w:rPr>
        <w:t>, 1-17</w:t>
      </w:r>
      <w:r w:rsidRPr="00887EA6" w:rsidR="005D1F43">
        <w:rPr>
          <w:rFonts w:ascii="Arial" w:hAnsi="Arial" w:cs="Arial"/>
          <w:sz w:val="24"/>
          <w:szCs w:val="24"/>
        </w:rPr>
        <w:t xml:space="preserve"> (2024).</w:t>
      </w:r>
    </w:p>
    <w:p w:rsidRPr="005D1F43" w:rsidR="005D1F43" w:rsidP="005D1F43" w:rsidRDefault="005D1F43" w14:paraId="354006D8" w14:textId="720C6FAB">
      <w:pPr>
        <w:jc w:val="both"/>
        <w:rPr>
          <w:rFonts w:ascii="Arial" w:hAnsi="Arial" w:cs="Arial"/>
          <w:sz w:val="24"/>
          <w:szCs w:val="24"/>
        </w:rPr>
      </w:pPr>
      <w:r w:rsidRPr="00887EA6">
        <w:rPr>
          <w:rFonts w:ascii="Arial" w:hAnsi="Arial" w:cs="Arial"/>
          <w:sz w:val="24"/>
          <w:szCs w:val="24"/>
        </w:rPr>
        <w:t xml:space="preserve">[22] </w:t>
      </w:r>
      <w:r w:rsidRPr="005D1F43">
        <w:rPr>
          <w:rFonts w:ascii="Arial" w:hAnsi="Arial" w:cs="Arial"/>
          <w:sz w:val="24"/>
          <w:szCs w:val="24"/>
        </w:rPr>
        <w:t>Roussilhe, G., Pirson, T., Xhonneux, M., &amp; Bol, D. From silicon shield to carbon lock</w:t>
      </w:r>
      <w:r w:rsidRPr="005D1F43">
        <w:rPr>
          <w:rFonts w:ascii="Cambria Math" w:hAnsi="Cambria Math" w:cs="Cambria Math"/>
          <w:sz w:val="24"/>
          <w:szCs w:val="24"/>
        </w:rPr>
        <w:t>‐</w:t>
      </w:r>
      <w:r w:rsidRPr="005D1F43">
        <w:rPr>
          <w:rFonts w:ascii="Arial" w:hAnsi="Arial" w:cs="Arial"/>
          <w:sz w:val="24"/>
          <w:szCs w:val="24"/>
        </w:rPr>
        <w:t xml:space="preserve">in? The environmental footprint of electronic components manufacturing in Taiwan (2015–2020). </w:t>
      </w:r>
      <w:r w:rsidRPr="005D1F43">
        <w:rPr>
          <w:rFonts w:ascii="Arial" w:hAnsi="Arial" w:cs="Arial"/>
          <w:i/>
          <w:iCs/>
          <w:sz w:val="24"/>
          <w:szCs w:val="24"/>
        </w:rPr>
        <w:t>Journal of Industrial Ecology</w:t>
      </w:r>
      <w:r w:rsidRPr="005D1F43">
        <w:rPr>
          <w:rFonts w:ascii="Arial" w:hAnsi="Arial" w:cs="Arial"/>
          <w:sz w:val="24"/>
          <w:szCs w:val="24"/>
        </w:rPr>
        <w:t xml:space="preserve">, </w:t>
      </w:r>
      <w:r w:rsidRPr="005D1F43">
        <w:rPr>
          <w:rFonts w:ascii="Arial" w:hAnsi="Arial" w:cs="Arial"/>
          <w:i/>
          <w:iCs/>
          <w:sz w:val="24"/>
          <w:szCs w:val="24"/>
        </w:rPr>
        <w:t>28</w:t>
      </w:r>
      <w:r w:rsidRPr="005D1F43">
        <w:rPr>
          <w:rFonts w:ascii="Arial" w:hAnsi="Arial" w:cs="Arial"/>
          <w:sz w:val="24"/>
          <w:szCs w:val="24"/>
        </w:rPr>
        <w:t>(5), 1212-1226</w:t>
      </w:r>
      <w:r w:rsidRPr="00887EA6">
        <w:rPr>
          <w:rFonts w:ascii="Arial" w:hAnsi="Arial" w:cs="Arial"/>
          <w:sz w:val="24"/>
          <w:szCs w:val="24"/>
        </w:rPr>
        <w:t xml:space="preserve"> </w:t>
      </w:r>
      <w:r w:rsidRPr="005D1F43">
        <w:rPr>
          <w:rFonts w:ascii="Arial" w:hAnsi="Arial" w:cs="Arial"/>
          <w:sz w:val="24"/>
          <w:szCs w:val="24"/>
        </w:rPr>
        <w:t>(2024).</w:t>
      </w:r>
    </w:p>
    <w:p w:rsidRPr="00887EA6" w:rsidR="00001C8F" w:rsidP="0081464B" w:rsidRDefault="00686A6F" w14:paraId="27A70CE8" w14:textId="2BDBCD62">
      <w:pPr>
        <w:jc w:val="both"/>
        <w:rPr>
          <w:rFonts w:ascii="Arial" w:hAnsi="Arial" w:cs="Arial"/>
          <w:sz w:val="24"/>
          <w:szCs w:val="24"/>
        </w:rPr>
      </w:pPr>
      <w:r w:rsidRPr="00887EA6">
        <w:rPr>
          <w:rFonts w:ascii="Arial" w:hAnsi="Arial" w:cs="Arial"/>
          <w:sz w:val="24"/>
          <w:szCs w:val="24"/>
        </w:rPr>
        <w:t xml:space="preserve">[23] </w:t>
      </w:r>
      <w:r w:rsidRPr="00686A6F">
        <w:rPr>
          <w:rFonts w:ascii="Arial" w:hAnsi="Arial" w:cs="Arial"/>
          <w:sz w:val="24"/>
          <w:szCs w:val="24"/>
        </w:rPr>
        <w:t xml:space="preserve">Cowls, J., Tsamados, A., Taddeo, M., &amp; Floridi, L. The AI gambit: leveraging artificial intelligence to combat climate change—opportunities, challenges, and recommendations. </w:t>
      </w:r>
      <w:r w:rsidRPr="00686A6F">
        <w:rPr>
          <w:rFonts w:ascii="Arial" w:hAnsi="Arial" w:cs="Arial"/>
          <w:i/>
          <w:iCs/>
          <w:sz w:val="24"/>
          <w:szCs w:val="24"/>
        </w:rPr>
        <w:t>A</w:t>
      </w:r>
      <w:r w:rsidRPr="00887EA6" w:rsidR="000E2EBF">
        <w:rPr>
          <w:rFonts w:ascii="Arial" w:hAnsi="Arial" w:cs="Arial"/>
          <w:i/>
          <w:iCs/>
          <w:sz w:val="24"/>
          <w:szCs w:val="24"/>
        </w:rPr>
        <w:t>I</w:t>
      </w:r>
      <w:r w:rsidRPr="00686A6F">
        <w:rPr>
          <w:rFonts w:ascii="Arial" w:hAnsi="Arial" w:cs="Arial"/>
          <w:i/>
          <w:iCs/>
          <w:sz w:val="24"/>
          <w:szCs w:val="24"/>
        </w:rPr>
        <w:t xml:space="preserve"> &amp; Society</w:t>
      </w:r>
      <w:r w:rsidRPr="00686A6F">
        <w:rPr>
          <w:rFonts w:ascii="Arial" w:hAnsi="Arial" w:cs="Arial"/>
          <w:sz w:val="24"/>
          <w:szCs w:val="24"/>
        </w:rPr>
        <w:t xml:space="preserve">, </w:t>
      </w:r>
      <w:r w:rsidRPr="00686A6F">
        <w:rPr>
          <w:rFonts w:ascii="Arial" w:hAnsi="Arial" w:cs="Arial"/>
          <w:i/>
          <w:iCs/>
          <w:sz w:val="24"/>
          <w:szCs w:val="24"/>
        </w:rPr>
        <w:t>38</w:t>
      </w:r>
      <w:r w:rsidRPr="00686A6F">
        <w:rPr>
          <w:rFonts w:ascii="Arial" w:hAnsi="Arial" w:cs="Arial"/>
          <w:sz w:val="24"/>
          <w:szCs w:val="24"/>
        </w:rPr>
        <w:t>(1), 283-307</w:t>
      </w:r>
      <w:r w:rsidRPr="00887EA6" w:rsidR="004859ED">
        <w:rPr>
          <w:rFonts w:ascii="Arial" w:hAnsi="Arial" w:cs="Arial"/>
          <w:sz w:val="24"/>
          <w:szCs w:val="24"/>
        </w:rPr>
        <w:t xml:space="preserve"> </w:t>
      </w:r>
      <w:r w:rsidRPr="00686A6F" w:rsidR="004859ED">
        <w:rPr>
          <w:rFonts w:ascii="Arial" w:hAnsi="Arial" w:cs="Arial"/>
          <w:sz w:val="24"/>
          <w:szCs w:val="24"/>
        </w:rPr>
        <w:t>(2023)</w:t>
      </w:r>
      <w:r w:rsidRPr="00887EA6" w:rsidR="004859ED">
        <w:rPr>
          <w:rFonts w:ascii="Arial" w:hAnsi="Arial" w:cs="Arial"/>
          <w:sz w:val="24"/>
          <w:szCs w:val="24"/>
        </w:rPr>
        <w:t>.</w:t>
      </w:r>
    </w:p>
    <w:p w:rsidRPr="00887EA6" w:rsidR="00A54DDA" w:rsidP="00D207E8" w:rsidRDefault="004859ED" w14:paraId="1A6DCF1F" w14:textId="0914971B">
      <w:pPr>
        <w:jc w:val="both"/>
        <w:rPr>
          <w:rFonts w:ascii="Arial" w:hAnsi="Arial" w:cs="Arial"/>
          <w:sz w:val="24"/>
          <w:szCs w:val="24"/>
        </w:rPr>
      </w:pPr>
      <w:r w:rsidRPr="00887EA6">
        <w:rPr>
          <w:rFonts w:ascii="Arial" w:hAnsi="Arial" w:cs="Arial"/>
          <w:sz w:val="24"/>
          <w:szCs w:val="24"/>
        </w:rPr>
        <w:t xml:space="preserve">[24] </w:t>
      </w:r>
      <w:r w:rsidRPr="00887EA6" w:rsidR="00781C53">
        <w:rPr>
          <w:rFonts w:ascii="Arial" w:hAnsi="Arial" w:cs="Arial"/>
          <w:sz w:val="24"/>
          <w:szCs w:val="24"/>
        </w:rPr>
        <w:t xml:space="preserve">Stern, N., Romani, M., Pierfederici, R., Braun, M., Barraclough, D., Lingeswaran, S., ... &amp; Niemann, N. Green and intelligent: the role of AI in the climate transition. </w:t>
      </w:r>
      <w:r w:rsidRPr="00887EA6" w:rsidR="00781C53">
        <w:rPr>
          <w:rFonts w:ascii="Arial" w:hAnsi="Arial" w:cs="Arial"/>
          <w:i/>
          <w:iCs/>
          <w:sz w:val="24"/>
          <w:szCs w:val="24"/>
        </w:rPr>
        <w:t>npj Climate Action</w:t>
      </w:r>
      <w:r w:rsidRPr="00887EA6" w:rsidR="00781C53">
        <w:rPr>
          <w:rFonts w:ascii="Arial" w:hAnsi="Arial" w:cs="Arial"/>
          <w:sz w:val="24"/>
          <w:szCs w:val="24"/>
        </w:rPr>
        <w:t xml:space="preserve">, </w:t>
      </w:r>
      <w:r w:rsidRPr="00887EA6" w:rsidR="00781C53">
        <w:rPr>
          <w:rFonts w:ascii="Arial" w:hAnsi="Arial" w:cs="Arial"/>
          <w:i/>
          <w:iCs/>
          <w:sz w:val="24"/>
          <w:szCs w:val="24"/>
        </w:rPr>
        <w:t>4</w:t>
      </w:r>
      <w:r w:rsidRPr="00887EA6" w:rsidR="00781C53">
        <w:rPr>
          <w:rFonts w:ascii="Arial" w:hAnsi="Arial" w:cs="Arial"/>
          <w:sz w:val="24"/>
          <w:szCs w:val="24"/>
        </w:rPr>
        <w:t>(1), 56</w:t>
      </w:r>
      <w:r w:rsidRPr="00887EA6">
        <w:rPr>
          <w:rFonts w:ascii="Arial" w:hAnsi="Arial" w:cs="Arial"/>
          <w:sz w:val="24"/>
          <w:szCs w:val="24"/>
        </w:rPr>
        <w:t xml:space="preserve"> (2025).</w:t>
      </w:r>
    </w:p>
    <w:p w:rsidRPr="001173F2" w:rsidR="001173F2" w:rsidP="001173F2" w:rsidRDefault="001173F2" w14:paraId="30FD9D65" w14:textId="66AC321D">
      <w:pPr>
        <w:jc w:val="both"/>
        <w:rPr>
          <w:rFonts w:ascii="Arial" w:hAnsi="Arial" w:cs="Arial"/>
          <w:sz w:val="24"/>
          <w:szCs w:val="24"/>
        </w:rPr>
      </w:pPr>
      <w:r w:rsidRPr="00887EA6">
        <w:rPr>
          <w:rFonts w:ascii="Arial" w:hAnsi="Arial" w:cs="Arial"/>
          <w:sz w:val="24"/>
          <w:szCs w:val="24"/>
        </w:rPr>
        <w:t xml:space="preserve">[25] </w:t>
      </w:r>
      <w:r w:rsidRPr="001173F2">
        <w:rPr>
          <w:rFonts w:ascii="Arial" w:hAnsi="Arial" w:cs="Arial"/>
          <w:sz w:val="24"/>
          <w:szCs w:val="24"/>
        </w:rPr>
        <w:t xml:space="preserve">Nishant, R., Kennedy, M., &amp; Corbett, J. Artificial intelligence for sustainability: Challenges, opportunities, and a research agenda. </w:t>
      </w:r>
      <w:r w:rsidRPr="001173F2">
        <w:rPr>
          <w:rFonts w:ascii="Arial" w:hAnsi="Arial" w:cs="Arial"/>
          <w:i/>
          <w:iCs/>
          <w:sz w:val="24"/>
          <w:szCs w:val="24"/>
        </w:rPr>
        <w:t>International journal of information management</w:t>
      </w:r>
      <w:r w:rsidRPr="001173F2">
        <w:rPr>
          <w:rFonts w:ascii="Arial" w:hAnsi="Arial" w:cs="Arial"/>
          <w:sz w:val="24"/>
          <w:szCs w:val="24"/>
        </w:rPr>
        <w:t xml:space="preserve">, </w:t>
      </w:r>
      <w:r w:rsidRPr="001173F2">
        <w:rPr>
          <w:rFonts w:ascii="Arial" w:hAnsi="Arial" w:cs="Arial"/>
          <w:i/>
          <w:iCs/>
          <w:sz w:val="24"/>
          <w:szCs w:val="24"/>
        </w:rPr>
        <w:t>53</w:t>
      </w:r>
      <w:r w:rsidRPr="001173F2">
        <w:rPr>
          <w:rFonts w:ascii="Arial" w:hAnsi="Arial" w:cs="Arial"/>
          <w:sz w:val="24"/>
          <w:szCs w:val="24"/>
        </w:rPr>
        <w:t>, 10210</w:t>
      </w:r>
      <w:r w:rsidRPr="00887EA6">
        <w:rPr>
          <w:rFonts w:ascii="Arial" w:hAnsi="Arial" w:cs="Arial"/>
          <w:sz w:val="24"/>
          <w:szCs w:val="24"/>
        </w:rPr>
        <w:t>4 (2020).</w:t>
      </w:r>
    </w:p>
    <w:p w:rsidRPr="008031A9" w:rsidR="008031A9" w:rsidP="008031A9" w:rsidRDefault="008031A9" w14:paraId="130951CA" w14:textId="2458769D">
      <w:pPr>
        <w:jc w:val="both"/>
        <w:rPr>
          <w:rFonts w:ascii="Arial" w:hAnsi="Arial" w:cs="Arial"/>
          <w:sz w:val="24"/>
          <w:szCs w:val="24"/>
        </w:rPr>
      </w:pPr>
      <w:r w:rsidRPr="00887EA6">
        <w:rPr>
          <w:rFonts w:ascii="Arial" w:hAnsi="Arial" w:cs="Arial"/>
          <w:sz w:val="24"/>
          <w:szCs w:val="24"/>
        </w:rPr>
        <w:t xml:space="preserve">[26] </w:t>
      </w:r>
      <w:r w:rsidRPr="008031A9">
        <w:rPr>
          <w:rFonts w:ascii="Arial" w:hAnsi="Arial" w:cs="Arial"/>
          <w:sz w:val="24"/>
          <w:szCs w:val="24"/>
        </w:rPr>
        <w:t xml:space="preserve">Ding, C., Ke, J., Levine, M., &amp; Zhou, N. Potential of artificial intelligence in reducing energy and carbon emissions of commercial buildings at scale. </w:t>
      </w:r>
      <w:r w:rsidRPr="008031A9">
        <w:rPr>
          <w:rFonts w:ascii="Arial" w:hAnsi="Arial" w:cs="Arial"/>
          <w:i/>
          <w:iCs/>
          <w:sz w:val="24"/>
          <w:szCs w:val="24"/>
        </w:rPr>
        <w:t>Nature Communications</w:t>
      </w:r>
      <w:r w:rsidRPr="008031A9">
        <w:rPr>
          <w:rFonts w:ascii="Arial" w:hAnsi="Arial" w:cs="Arial"/>
          <w:sz w:val="24"/>
          <w:szCs w:val="24"/>
        </w:rPr>
        <w:t xml:space="preserve">, </w:t>
      </w:r>
      <w:r w:rsidRPr="008031A9">
        <w:rPr>
          <w:rFonts w:ascii="Arial" w:hAnsi="Arial" w:cs="Arial"/>
          <w:i/>
          <w:iCs/>
          <w:sz w:val="24"/>
          <w:szCs w:val="24"/>
        </w:rPr>
        <w:t>15</w:t>
      </w:r>
      <w:r w:rsidRPr="008031A9">
        <w:rPr>
          <w:rFonts w:ascii="Arial" w:hAnsi="Arial" w:cs="Arial"/>
          <w:sz w:val="24"/>
          <w:szCs w:val="24"/>
        </w:rPr>
        <w:t>(1), 5916</w:t>
      </w:r>
      <w:r w:rsidRPr="00887EA6" w:rsidR="00957533">
        <w:rPr>
          <w:rFonts w:ascii="Arial" w:hAnsi="Arial" w:cs="Arial"/>
          <w:sz w:val="24"/>
          <w:szCs w:val="24"/>
        </w:rPr>
        <w:t xml:space="preserve"> </w:t>
      </w:r>
      <w:r w:rsidRPr="008031A9" w:rsidR="00957533">
        <w:rPr>
          <w:rFonts w:ascii="Arial" w:hAnsi="Arial" w:cs="Arial"/>
          <w:sz w:val="24"/>
          <w:szCs w:val="24"/>
        </w:rPr>
        <w:t>(2024).</w:t>
      </w:r>
    </w:p>
    <w:p w:rsidRPr="006043D4" w:rsidR="006043D4" w:rsidP="006043D4" w:rsidRDefault="006043D4" w14:paraId="136B2541" w14:textId="5168CEE1">
      <w:pPr>
        <w:jc w:val="both"/>
        <w:rPr>
          <w:rFonts w:ascii="Arial" w:hAnsi="Arial" w:cs="Arial"/>
          <w:sz w:val="24"/>
          <w:szCs w:val="24"/>
        </w:rPr>
      </w:pPr>
      <w:r w:rsidRPr="00887EA6">
        <w:rPr>
          <w:rFonts w:ascii="Arial" w:hAnsi="Arial" w:cs="Arial"/>
          <w:sz w:val="24"/>
          <w:szCs w:val="24"/>
        </w:rPr>
        <w:t xml:space="preserve">[27] </w:t>
      </w:r>
      <w:r w:rsidRPr="006043D4">
        <w:rPr>
          <w:rFonts w:ascii="Arial" w:hAnsi="Arial" w:cs="Arial"/>
          <w:sz w:val="24"/>
          <w:szCs w:val="24"/>
        </w:rPr>
        <w:t xml:space="preserve">Cho, H., &amp; Ackom, E. Artificial Intelligence (AI)-driven approach to climate action and sustainable development. </w:t>
      </w:r>
      <w:r w:rsidRPr="006043D4">
        <w:rPr>
          <w:rFonts w:ascii="Arial" w:hAnsi="Arial" w:cs="Arial"/>
          <w:i/>
          <w:iCs/>
          <w:sz w:val="24"/>
          <w:szCs w:val="24"/>
        </w:rPr>
        <w:t>Nature Communications</w:t>
      </w:r>
      <w:r w:rsidRPr="006043D4">
        <w:rPr>
          <w:rFonts w:ascii="Arial" w:hAnsi="Arial" w:cs="Arial"/>
          <w:sz w:val="24"/>
          <w:szCs w:val="24"/>
        </w:rPr>
        <w:t xml:space="preserve">, </w:t>
      </w:r>
      <w:r w:rsidRPr="006043D4">
        <w:rPr>
          <w:rFonts w:ascii="Arial" w:hAnsi="Arial" w:cs="Arial"/>
          <w:i/>
          <w:iCs/>
          <w:sz w:val="24"/>
          <w:szCs w:val="24"/>
        </w:rPr>
        <w:t>16</w:t>
      </w:r>
      <w:r w:rsidRPr="006043D4">
        <w:rPr>
          <w:rFonts w:ascii="Arial" w:hAnsi="Arial" w:cs="Arial"/>
          <w:sz w:val="24"/>
          <w:szCs w:val="24"/>
        </w:rPr>
        <w:t>(1), 1228</w:t>
      </w:r>
      <w:r w:rsidRPr="00887EA6">
        <w:rPr>
          <w:rFonts w:ascii="Arial" w:hAnsi="Arial" w:cs="Arial"/>
          <w:sz w:val="24"/>
          <w:szCs w:val="24"/>
        </w:rPr>
        <w:t xml:space="preserve"> (2025).</w:t>
      </w:r>
    </w:p>
    <w:p w:rsidRPr="004A0125" w:rsidR="004A0125" w:rsidP="004A0125" w:rsidRDefault="00F5475D" w14:paraId="1DAEDE04" w14:textId="3DA72585">
      <w:pPr>
        <w:jc w:val="both"/>
        <w:rPr>
          <w:rFonts w:ascii="Arial" w:hAnsi="Arial" w:cs="Arial"/>
          <w:sz w:val="24"/>
          <w:szCs w:val="24"/>
        </w:rPr>
      </w:pPr>
      <w:r w:rsidRPr="00887EA6">
        <w:rPr>
          <w:rFonts w:ascii="Arial" w:hAnsi="Arial" w:cs="Arial"/>
          <w:sz w:val="24"/>
          <w:szCs w:val="24"/>
        </w:rPr>
        <w:t xml:space="preserve">[28] </w:t>
      </w:r>
      <w:r w:rsidRPr="004A0125" w:rsidR="004A0125">
        <w:rPr>
          <w:rFonts w:ascii="Arial" w:hAnsi="Arial" w:cs="Arial"/>
          <w:sz w:val="24"/>
          <w:szCs w:val="24"/>
        </w:rPr>
        <w:t xml:space="preserve">Danish, M. S. S., &amp; Senjyu, T. AI-enabled energy policy for a sustainable future. </w:t>
      </w:r>
      <w:r w:rsidRPr="004A0125" w:rsidR="004A0125">
        <w:rPr>
          <w:rFonts w:ascii="Arial" w:hAnsi="Arial" w:cs="Arial"/>
          <w:i/>
          <w:iCs/>
          <w:sz w:val="24"/>
          <w:szCs w:val="24"/>
        </w:rPr>
        <w:t>Sustainability</w:t>
      </w:r>
      <w:r w:rsidRPr="004A0125" w:rsidR="004A0125">
        <w:rPr>
          <w:rFonts w:ascii="Arial" w:hAnsi="Arial" w:cs="Arial"/>
          <w:sz w:val="24"/>
          <w:szCs w:val="24"/>
        </w:rPr>
        <w:t xml:space="preserve">, </w:t>
      </w:r>
      <w:r w:rsidRPr="004A0125" w:rsidR="004A0125">
        <w:rPr>
          <w:rFonts w:ascii="Arial" w:hAnsi="Arial" w:cs="Arial"/>
          <w:i/>
          <w:iCs/>
          <w:sz w:val="24"/>
          <w:szCs w:val="24"/>
        </w:rPr>
        <w:t>15</w:t>
      </w:r>
      <w:r w:rsidRPr="004A0125" w:rsidR="004A0125">
        <w:rPr>
          <w:rFonts w:ascii="Arial" w:hAnsi="Arial" w:cs="Arial"/>
          <w:sz w:val="24"/>
          <w:szCs w:val="24"/>
        </w:rPr>
        <w:t>(9), 7643</w:t>
      </w:r>
      <w:r w:rsidRPr="00887EA6">
        <w:rPr>
          <w:rFonts w:ascii="Arial" w:hAnsi="Arial" w:cs="Arial"/>
          <w:sz w:val="24"/>
          <w:szCs w:val="24"/>
        </w:rPr>
        <w:t xml:space="preserve"> </w:t>
      </w:r>
      <w:r w:rsidRPr="004A0125">
        <w:rPr>
          <w:rFonts w:ascii="Arial" w:hAnsi="Arial" w:cs="Arial"/>
          <w:sz w:val="24"/>
          <w:szCs w:val="24"/>
        </w:rPr>
        <w:t>(2023).</w:t>
      </w:r>
    </w:p>
    <w:p w:rsidRPr="00887EA6" w:rsidR="00D92B1F" w:rsidP="00CD6E2C" w:rsidRDefault="000E2EBF" w14:paraId="394FA75E" w14:textId="68806E93">
      <w:pPr>
        <w:jc w:val="both"/>
        <w:rPr>
          <w:rFonts w:ascii="Arial" w:hAnsi="Arial" w:cs="Arial"/>
          <w:sz w:val="24"/>
          <w:szCs w:val="24"/>
        </w:rPr>
      </w:pPr>
      <w:r w:rsidRPr="00887EA6">
        <w:rPr>
          <w:rFonts w:ascii="Arial" w:hAnsi="Arial" w:cs="Arial"/>
          <w:sz w:val="24"/>
          <w:szCs w:val="24"/>
        </w:rPr>
        <w:lastRenderedPageBreak/>
        <w:t xml:space="preserve">[29] </w:t>
      </w:r>
      <w:r w:rsidRPr="003240B9">
        <w:rPr>
          <w:rFonts w:ascii="Arial" w:hAnsi="Arial" w:cs="Arial"/>
          <w:sz w:val="24"/>
          <w:szCs w:val="24"/>
        </w:rPr>
        <w:t xml:space="preserve">Bhardwaj, E., Alexander, R., &amp; Becker, C. Limits to AI Growth: The Ecological and Social Consequences of Scaling. </w:t>
      </w:r>
      <w:r w:rsidRPr="00887EA6" w:rsidR="004E070D">
        <w:rPr>
          <w:rFonts w:ascii="Arial" w:hAnsi="Arial" w:cs="Arial"/>
          <w:sz w:val="24"/>
          <w:szCs w:val="24"/>
        </w:rPr>
        <w:t xml:space="preserve">Preprint at </w:t>
      </w:r>
      <w:r w:rsidRPr="003240B9">
        <w:rPr>
          <w:rFonts w:ascii="Arial" w:hAnsi="Arial" w:cs="Arial"/>
          <w:i/>
          <w:iCs/>
          <w:sz w:val="24"/>
          <w:szCs w:val="24"/>
        </w:rPr>
        <w:t>arXiv:2501.17980</w:t>
      </w:r>
      <w:r w:rsidRPr="00887EA6" w:rsidR="004E070D">
        <w:rPr>
          <w:rFonts w:ascii="Arial" w:hAnsi="Arial" w:cs="Arial"/>
          <w:sz w:val="24"/>
          <w:szCs w:val="24"/>
        </w:rPr>
        <w:t xml:space="preserve"> (2025).</w:t>
      </w:r>
    </w:p>
    <w:p w:rsidRPr="00070875" w:rsidR="00070875" w:rsidP="00070875" w:rsidRDefault="00F257A7" w14:paraId="55CC7AD9" w14:textId="412100A3">
      <w:pPr>
        <w:jc w:val="both"/>
        <w:rPr>
          <w:rFonts w:ascii="Arial" w:hAnsi="Arial" w:cs="Arial"/>
          <w:sz w:val="24"/>
          <w:szCs w:val="24"/>
        </w:rPr>
      </w:pPr>
      <w:r w:rsidRPr="00887EA6">
        <w:rPr>
          <w:rFonts w:ascii="Arial" w:hAnsi="Arial" w:cs="Arial"/>
          <w:sz w:val="24"/>
          <w:szCs w:val="24"/>
        </w:rPr>
        <w:t xml:space="preserve">[30] </w:t>
      </w:r>
      <w:r w:rsidRPr="00070875" w:rsidR="00070875">
        <w:rPr>
          <w:rFonts w:ascii="Arial" w:hAnsi="Arial" w:cs="Arial"/>
          <w:sz w:val="24"/>
          <w:szCs w:val="24"/>
        </w:rPr>
        <w:t xml:space="preserve">Mhlanga, D. (2025). AI beyond efficiency, navigating the rebound effect in AI-driven sustainable development. </w:t>
      </w:r>
      <w:r w:rsidRPr="00070875" w:rsidR="00070875">
        <w:rPr>
          <w:rFonts w:ascii="Arial" w:hAnsi="Arial" w:cs="Arial"/>
          <w:i/>
          <w:iCs/>
          <w:sz w:val="24"/>
          <w:szCs w:val="24"/>
        </w:rPr>
        <w:t>Frontiers in Energy Research</w:t>
      </w:r>
      <w:r w:rsidRPr="00070875" w:rsidR="00070875">
        <w:rPr>
          <w:rFonts w:ascii="Arial" w:hAnsi="Arial" w:cs="Arial"/>
          <w:sz w:val="24"/>
          <w:szCs w:val="24"/>
        </w:rPr>
        <w:t xml:space="preserve">, </w:t>
      </w:r>
      <w:r w:rsidRPr="00070875" w:rsidR="00070875">
        <w:rPr>
          <w:rFonts w:ascii="Arial" w:hAnsi="Arial" w:cs="Arial"/>
          <w:i/>
          <w:iCs/>
          <w:sz w:val="24"/>
          <w:szCs w:val="24"/>
        </w:rPr>
        <w:t>13</w:t>
      </w:r>
      <w:r w:rsidRPr="00070875" w:rsidR="00070875">
        <w:rPr>
          <w:rFonts w:ascii="Arial" w:hAnsi="Arial" w:cs="Arial"/>
          <w:sz w:val="24"/>
          <w:szCs w:val="24"/>
        </w:rPr>
        <w:t xml:space="preserve"> </w:t>
      </w:r>
      <w:r w:rsidRPr="00887EA6">
        <w:rPr>
          <w:rFonts w:ascii="Arial" w:hAnsi="Arial" w:cs="Arial"/>
          <w:sz w:val="24"/>
          <w:szCs w:val="24"/>
        </w:rPr>
        <w:t>(2025).</w:t>
      </w:r>
    </w:p>
    <w:p w:rsidRPr="00D143FE" w:rsidR="00D143FE" w:rsidP="00D143FE" w:rsidRDefault="00D143FE" w14:paraId="077F0114" w14:textId="5116CDD2">
      <w:pPr>
        <w:jc w:val="both"/>
        <w:rPr>
          <w:rFonts w:ascii="Arial" w:hAnsi="Arial" w:cs="Arial"/>
          <w:sz w:val="24"/>
          <w:szCs w:val="24"/>
        </w:rPr>
      </w:pPr>
      <w:r w:rsidRPr="00887EA6">
        <w:rPr>
          <w:rFonts w:ascii="Arial" w:hAnsi="Arial" w:cs="Arial"/>
          <w:sz w:val="24"/>
          <w:szCs w:val="24"/>
        </w:rPr>
        <w:t xml:space="preserve">[31] </w:t>
      </w:r>
      <w:r w:rsidRPr="00D143FE">
        <w:rPr>
          <w:rFonts w:ascii="Arial" w:hAnsi="Arial" w:cs="Arial"/>
          <w:sz w:val="24"/>
          <w:szCs w:val="24"/>
        </w:rPr>
        <w:t xml:space="preserve">Kaack, L. H., Donti, P. L., Strubell, E., Kamiya, G., Creutzig, F., &amp; Rolnick, D. Aligning artificial intelligence with climate change mitigation. </w:t>
      </w:r>
      <w:r w:rsidRPr="00D143FE">
        <w:rPr>
          <w:rFonts w:ascii="Arial" w:hAnsi="Arial" w:cs="Arial"/>
          <w:i/>
          <w:iCs/>
          <w:sz w:val="24"/>
          <w:szCs w:val="24"/>
        </w:rPr>
        <w:t>Nature Climate Change</w:t>
      </w:r>
      <w:r w:rsidRPr="00D143FE">
        <w:rPr>
          <w:rFonts w:ascii="Arial" w:hAnsi="Arial" w:cs="Arial"/>
          <w:sz w:val="24"/>
          <w:szCs w:val="24"/>
        </w:rPr>
        <w:t xml:space="preserve">, </w:t>
      </w:r>
      <w:r w:rsidRPr="00D143FE">
        <w:rPr>
          <w:rFonts w:ascii="Arial" w:hAnsi="Arial" w:cs="Arial"/>
          <w:i/>
          <w:iCs/>
          <w:sz w:val="24"/>
          <w:szCs w:val="24"/>
        </w:rPr>
        <w:t>12</w:t>
      </w:r>
      <w:r w:rsidRPr="00D143FE">
        <w:rPr>
          <w:rFonts w:ascii="Arial" w:hAnsi="Arial" w:cs="Arial"/>
          <w:sz w:val="24"/>
          <w:szCs w:val="24"/>
        </w:rPr>
        <w:t>(6), 518-527</w:t>
      </w:r>
      <w:r w:rsidRPr="00887EA6">
        <w:rPr>
          <w:rFonts w:ascii="Arial" w:hAnsi="Arial" w:cs="Arial"/>
          <w:sz w:val="24"/>
          <w:szCs w:val="24"/>
        </w:rPr>
        <w:t xml:space="preserve"> (2022).</w:t>
      </w:r>
    </w:p>
    <w:p w:rsidRPr="001C6E14" w:rsidR="001C6E14" w:rsidP="001C6E14" w:rsidRDefault="001C6E14" w14:paraId="2B5CBF8E" w14:textId="6444A8C9">
      <w:pPr>
        <w:jc w:val="both"/>
        <w:rPr>
          <w:rFonts w:ascii="Arial" w:hAnsi="Arial" w:cs="Arial"/>
          <w:sz w:val="24"/>
          <w:szCs w:val="24"/>
        </w:rPr>
      </w:pPr>
      <w:r w:rsidRPr="00887EA6">
        <w:rPr>
          <w:rFonts w:ascii="Arial" w:hAnsi="Arial" w:cs="Arial"/>
          <w:sz w:val="24"/>
          <w:szCs w:val="24"/>
        </w:rPr>
        <w:t xml:space="preserve">[32] </w:t>
      </w:r>
      <w:r w:rsidRPr="001C6E14">
        <w:rPr>
          <w:rFonts w:ascii="Arial" w:hAnsi="Arial" w:cs="Arial"/>
          <w:sz w:val="24"/>
          <w:szCs w:val="24"/>
        </w:rPr>
        <w:t xml:space="preserve">Wang, Q., Li, Y., &amp; Li, R. Ecological footprints, carbon emissions, and energy transitions: the impact of artificial intelligence (AI). </w:t>
      </w:r>
      <w:r w:rsidRPr="001C6E14">
        <w:rPr>
          <w:rFonts w:ascii="Arial" w:hAnsi="Arial" w:cs="Arial"/>
          <w:i/>
          <w:iCs/>
          <w:sz w:val="24"/>
          <w:szCs w:val="24"/>
        </w:rPr>
        <w:t>Humanities and Social Sciences Communications</w:t>
      </w:r>
      <w:r w:rsidRPr="001C6E14">
        <w:rPr>
          <w:rFonts w:ascii="Arial" w:hAnsi="Arial" w:cs="Arial"/>
          <w:sz w:val="24"/>
          <w:szCs w:val="24"/>
        </w:rPr>
        <w:t xml:space="preserve">, </w:t>
      </w:r>
      <w:r w:rsidRPr="001C6E14">
        <w:rPr>
          <w:rFonts w:ascii="Arial" w:hAnsi="Arial" w:cs="Arial"/>
          <w:i/>
          <w:iCs/>
          <w:sz w:val="24"/>
          <w:szCs w:val="24"/>
        </w:rPr>
        <w:t>11</w:t>
      </w:r>
      <w:r w:rsidRPr="001C6E14">
        <w:rPr>
          <w:rFonts w:ascii="Arial" w:hAnsi="Arial" w:cs="Arial"/>
          <w:sz w:val="24"/>
          <w:szCs w:val="24"/>
        </w:rPr>
        <w:t>(1), 1-18</w:t>
      </w:r>
      <w:r w:rsidRPr="00887EA6">
        <w:rPr>
          <w:rFonts w:ascii="Arial" w:hAnsi="Arial" w:cs="Arial"/>
          <w:sz w:val="24"/>
          <w:szCs w:val="24"/>
        </w:rPr>
        <w:t xml:space="preserve"> (2024).</w:t>
      </w:r>
    </w:p>
    <w:p w:rsidRPr="00E577D5" w:rsidR="001F0C11" w:rsidP="001F0C11" w:rsidRDefault="00214C46" w14:paraId="5C2B3E02" w14:textId="73E19352">
      <w:pPr>
        <w:jc w:val="both"/>
        <w:rPr>
          <w:rFonts w:ascii="Arial" w:hAnsi="Arial" w:cs="Arial"/>
          <w:sz w:val="24"/>
          <w:szCs w:val="24"/>
        </w:rPr>
      </w:pPr>
      <w:r w:rsidRPr="00887EA6">
        <w:rPr>
          <w:rFonts w:ascii="Arial" w:hAnsi="Arial" w:cs="Arial"/>
          <w:sz w:val="24"/>
          <w:szCs w:val="24"/>
        </w:rPr>
        <w:t xml:space="preserve">[33] </w:t>
      </w:r>
      <w:r w:rsidRPr="00214C46">
        <w:rPr>
          <w:rFonts w:ascii="Arial" w:hAnsi="Arial" w:cs="Arial"/>
          <w:sz w:val="24"/>
          <w:szCs w:val="24"/>
        </w:rPr>
        <w:t xml:space="preserve">Wu, </w:t>
      </w:r>
      <w:r w:rsidRPr="00887EA6" w:rsidR="00E55CD5">
        <w:rPr>
          <w:rFonts w:ascii="Arial" w:hAnsi="Arial" w:cs="Arial"/>
          <w:sz w:val="24"/>
          <w:szCs w:val="24"/>
        </w:rPr>
        <w:t>J.</w:t>
      </w:r>
      <w:r w:rsidRPr="00214C46">
        <w:rPr>
          <w:rFonts w:ascii="Arial" w:hAnsi="Arial" w:cs="Arial"/>
          <w:sz w:val="24"/>
          <w:szCs w:val="24"/>
        </w:rPr>
        <w:t xml:space="preserve"> </w:t>
      </w:r>
      <w:r w:rsidRPr="00214C46">
        <w:rPr>
          <w:rFonts w:ascii="Arial" w:hAnsi="Arial" w:cs="Arial"/>
          <w:i/>
          <w:iCs/>
          <w:sz w:val="24"/>
          <w:szCs w:val="24"/>
        </w:rPr>
        <w:t>Nature Cities</w:t>
      </w:r>
      <w:r w:rsidRPr="00214C46">
        <w:rPr>
          <w:rFonts w:ascii="Arial" w:hAnsi="Arial" w:cs="Arial"/>
          <w:sz w:val="24"/>
          <w:szCs w:val="24"/>
        </w:rPr>
        <w:t xml:space="preserve"> (2025): 1-1</w:t>
      </w:r>
      <w:r w:rsidRPr="00887EA6" w:rsidR="00E55CD5">
        <w:rPr>
          <w:rFonts w:ascii="Arial" w:hAnsi="Arial" w:cs="Arial"/>
          <w:sz w:val="24"/>
          <w:szCs w:val="24"/>
        </w:rPr>
        <w:t xml:space="preserve"> (2025).</w:t>
      </w:r>
      <w:r w:rsidRPr="00887EA6" w:rsidR="001F0C11">
        <w:rPr>
          <w:rFonts w:ascii="Arial" w:hAnsi="Arial" w:cs="Arial"/>
          <w:sz w:val="24"/>
          <w:szCs w:val="24"/>
        </w:rPr>
        <w:t xml:space="preserve"> [38] </w:t>
      </w:r>
      <w:r w:rsidRPr="00E577D5" w:rsidR="001F0C11">
        <w:rPr>
          <w:rFonts w:ascii="Arial" w:hAnsi="Arial" w:cs="Arial"/>
          <w:sz w:val="24"/>
          <w:szCs w:val="24"/>
        </w:rPr>
        <w:t xml:space="preserve">Wright, D., Igel, C., Samuel, G., &amp; Selvan, R. Efficiency Is Not Enough: A Critical Perspective on Environmentally Sustainable AI. </w:t>
      </w:r>
      <w:r w:rsidRPr="00E577D5" w:rsidR="001F0C11">
        <w:rPr>
          <w:rFonts w:ascii="Arial" w:hAnsi="Arial" w:cs="Arial"/>
          <w:i/>
          <w:iCs/>
          <w:sz w:val="24"/>
          <w:szCs w:val="24"/>
        </w:rPr>
        <w:t>Communications of the ACM</w:t>
      </w:r>
      <w:r w:rsidRPr="00E577D5" w:rsidR="001F0C11">
        <w:rPr>
          <w:rFonts w:ascii="Arial" w:hAnsi="Arial" w:cs="Arial"/>
          <w:sz w:val="24"/>
          <w:szCs w:val="24"/>
        </w:rPr>
        <w:t xml:space="preserve">, </w:t>
      </w:r>
      <w:r w:rsidRPr="00E577D5" w:rsidR="001F0C11">
        <w:rPr>
          <w:rFonts w:ascii="Arial" w:hAnsi="Arial" w:cs="Arial"/>
          <w:i/>
          <w:iCs/>
          <w:sz w:val="24"/>
          <w:szCs w:val="24"/>
        </w:rPr>
        <w:t>68</w:t>
      </w:r>
      <w:r w:rsidRPr="00E577D5" w:rsidR="001F0C11">
        <w:rPr>
          <w:rFonts w:ascii="Arial" w:hAnsi="Arial" w:cs="Arial"/>
          <w:sz w:val="24"/>
          <w:szCs w:val="24"/>
        </w:rPr>
        <w:t>(7), 62-69</w:t>
      </w:r>
      <w:r w:rsidRPr="00887EA6" w:rsidR="001F0C11">
        <w:rPr>
          <w:rFonts w:ascii="Arial" w:hAnsi="Arial" w:cs="Arial"/>
          <w:sz w:val="24"/>
          <w:szCs w:val="24"/>
        </w:rPr>
        <w:t xml:space="preserve"> (2025).</w:t>
      </w:r>
    </w:p>
    <w:p w:rsidRPr="00214C46" w:rsidR="00214C46" w:rsidP="00214C46" w:rsidRDefault="001F0C11" w14:paraId="25A9B66C" w14:textId="604723B2">
      <w:pPr>
        <w:jc w:val="both"/>
        <w:rPr>
          <w:rFonts w:ascii="Arial" w:hAnsi="Arial" w:cs="Arial"/>
          <w:sz w:val="24"/>
          <w:szCs w:val="24"/>
        </w:rPr>
      </w:pPr>
      <w:r w:rsidRPr="00887EA6">
        <w:rPr>
          <w:rFonts w:ascii="Arial" w:hAnsi="Arial" w:cs="Arial"/>
          <w:sz w:val="24"/>
          <w:szCs w:val="24"/>
        </w:rPr>
        <w:t xml:space="preserve">[34] </w:t>
      </w:r>
      <w:r w:rsidRPr="00E577D5">
        <w:rPr>
          <w:rFonts w:ascii="Arial" w:hAnsi="Arial" w:cs="Arial"/>
          <w:sz w:val="24"/>
          <w:szCs w:val="24"/>
        </w:rPr>
        <w:t xml:space="preserve">Wright, D., Igel, C., Samuel, G., &amp; Selvan, R. Efficiency Is Not Enough: A Critical Perspective on Environmentally Sustainable AI. </w:t>
      </w:r>
      <w:r w:rsidRPr="00E577D5">
        <w:rPr>
          <w:rFonts w:ascii="Arial" w:hAnsi="Arial" w:cs="Arial"/>
          <w:i/>
          <w:iCs/>
          <w:sz w:val="24"/>
          <w:szCs w:val="24"/>
        </w:rPr>
        <w:t>Communications of the ACM</w:t>
      </w:r>
      <w:r w:rsidRPr="00E577D5">
        <w:rPr>
          <w:rFonts w:ascii="Arial" w:hAnsi="Arial" w:cs="Arial"/>
          <w:sz w:val="24"/>
          <w:szCs w:val="24"/>
        </w:rPr>
        <w:t xml:space="preserve">, </w:t>
      </w:r>
      <w:r w:rsidRPr="00E577D5">
        <w:rPr>
          <w:rFonts w:ascii="Arial" w:hAnsi="Arial" w:cs="Arial"/>
          <w:i/>
          <w:iCs/>
          <w:sz w:val="24"/>
          <w:szCs w:val="24"/>
        </w:rPr>
        <w:t>68</w:t>
      </w:r>
      <w:r w:rsidRPr="00E577D5">
        <w:rPr>
          <w:rFonts w:ascii="Arial" w:hAnsi="Arial" w:cs="Arial"/>
          <w:sz w:val="24"/>
          <w:szCs w:val="24"/>
        </w:rPr>
        <w:t>(7), 62-69</w:t>
      </w:r>
      <w:r w:rsidRPr="00887EA6">
        <w:rPr>
          <w:rFonts w:ascii="Arial" w:hAnsi="Arial" w:cs="Arial"/>
          <w:sz w:val="24"/>
          <w:szCs w:val="24"/>
        </w:rPr>
        <w:t xml:space="preserve"> (2025).</w:t>
      </w:r>
    </w:p>
    <w:p w:rsidRPr="00B479A6" w:rsidR="00B479A6" w:rsidP="00B479A6" w:rsidRDefault="006B19F1" w14:paraId="70A7F33D" w14:textId="39BEA139">
      <w:pPr>
        <w:jc w:val="both"/>
        <w:rPr>
          <w:rFonts w:ascii="Arial" w:hAnsi="Arial" w:cs="Arial"/>
          <w:sz w:val="24"/>
          <w:szCs w:val="24"/>
        </w:rPr>
      </w:pPr>
      <w:r w:rsidRPr="00887EA6">
        <w:rPr>
          <w:rFonts w:ascii="Arial" w:hAnsi="Arial" w:cs="Arial"/>
          <w:sz w:val="24"/>
          <w:szCs w:val="24"/>
        </w:rPr>
        <w:t>[</w:t>
      </w:r>
      <w:r w:rsidRPr="00887EA6" w:rsidR="001F0C11">
        <w:rPr>
          <w:rFonts w:ascii="Arial" w:hAnsi="Arial" w:cs="Arial"/>
          <w:sz w:val="24"/>
          <w:szCs w:val="24"/>
        </w:rPr>
        <w:t>35</w:t>
      </w:r>
      <w:r w:rsidRPr="00887EA6">
        <w:rPr>
          <w:rFonts w:ascii="Arial" w:hAnsi="Arial" w:cs="Arial"/>
          <w:sz w:val="24"/>
          <w:szCs w:val="24"/>
        </w:rPr>
        <w:t xml:space="preserve">] </w:t>
      </w:r>
      <w:r w:rsidRPr="00B479A6" w:rsidR="00B479A6">
        <w:rPr>
          <w:rFonts w:ascii="Arial" w:hAnsi="Arial" w:cs="Arial"/>
          <w:sz w:val="24"/>
          <w:szCs w:val="24"/>
        </w:rPr>
        <w:t xml:space="preserve">Freire-González, J. Governing Jevons’ Paradox: policies and systemic alternatives to avoid the rebound effect. </w:t>
      </w:r>
      <w:r w:rsidRPr="00B479A6" w:rsidR="00B479A6">
        <w:rPr>
          <w:rFonts w:ascii="Arial" w:hAnsi="Arial" w:cs="Arial"/>
          <w:i/>
          <w:iCs/>
          <w:sz w:val="24"/>
          <w:szCs w:val="24"/>
        </w:rPr>
        <w:t>Energy Research &amp; Social Science</w:t>
      </w:r>
      <w:r w:rsidRPr="00B479A6" w:rsidR="00B479A6">
        <w:rPr>
          <w:rFonts w:ascii="Arial" w:hAnsi="Arial" w:cs="Arial"/>
          <w:sz w:val="24"/>
          <w:szCs w:val="24"/>
        </w:rPr>
        <w:t xml:space="preserve">, </w:t>
      </w:r>
      <w:r w:rsidRPr="00B479A6" w:rsidR="00B479A6">
        <w:rPr>
          <w:rFonts w:ascii="Arial" w:hAnsi="Arial" w:cs="Arial"/>
          <w:i/>
          <w:iCs/>
          <w:sz w:val="24"/>
          <w:szCs w:val="24"/>
        </w:rPr>
        <w:t>72</w:t>
      </w:r>
      <w:r w:rsidRPr="00B479A6" w:rsidR="00B479A6">
        <w:rPr>
          <w:rFonts w:ascii="Arial" w:hAnsi="Arial" w:cs="Arial"/>
          <w:sz w:val="24"/>
          <w:szCs w:val="24"/>
        </w:rPr>
        <w:t>, 101893</w:t>
      </w:r>
      <w:r w:rsidRPr="00887EA6">
        <w:rPr>
          <w:rFonts w:ascii="Arial" w:hAnsi="Arial" w:cs="Arial"/>
          <w:sz w:val="24"/>
          <w:szCs w:val="24"/>
        </w:rPr>
        <w:t xml:space="preserve"> </w:t>
      </w:r>
      <w:r w:rsidRPr="00B479A6">
        <w:rPr>
          <w:rFonts w:ascii="Arial" w:hAnsi="Arial" w:cs="Arial"/>
          <w:sz w:val="24"/>
          <w:szCs w:val="24"/>
        </w:rPr>
        <w:t>(2021)</w:t>
      </w:r>
      <w:r w:rsidRPr="00887EA6">
        <w:rPr>
          <w:rFonts w:ascii="Arial" w:hAnsi="Arial" w:cs="Arial"/>
          <w:sz w:val="24"/>
          <w:szCs w:val="24"/>
        </w:rPr>
        <w:t>.</w:t>
      </w:r>
    </w:p>
    <w:p w:rsidRPr="00887EA6" w:rsidR="00CD6E2C" w:rsidP="0047404A" w:rsidRDefault="006B19F1" w14:paraId="5AC75FE2" w14:textId="228C3A11">
      <w:pPr>
        <w:jc w:val="both"/>
        <w:rPr>
          <w:rFonts w:ascii="Arial" w:hAnsi="Arial" w:cs="Arial"/>
          <w:sz w:val="24"/>
          <w:szCs w:val="24"/>
        </w:rPr>
      </w:pPr>
      <w:r w:rsidRPr="00887EA6">
        <w:rPr>
          <w:rFonts w:ascii="Arial" w:hAnsi="Arial" w:cs="Arial"/>
          <w:sz w:val="24"/>
          <w:szCs w:val="24"/>
        </w:rPr>
        <w:t>[</w:t>
      </w:r>
      <w:r w:rsidRPr="00887EA6" w:rsidR="001F0C11">
        <w:rPr>
          <w:rFonts w:ascii="Arial" w:hAnsi="Arial" w:cs="Arial"/>
          <w:sz w:val="24"/>
          <w:szCs w:val="24"/>
        </w:rPr>
        <w:t>36</w:t>
      </w:r>
      <w:r w:rsidRPr="00887EA6">
        <w:rPr>
          <w:rFonts w:ascii="Arial" w:hAnsi="Arial" w:cs="Arial"/>
          <w:sz w:val="24"/>
          <w:szCs w:val="24"/>
        </w:rPr>
        <w:t xml:space="preserve">] </w:t>
      </w:r>
      <w:r w:rsidRPr="00887EA6" w:rsidR="00527C43">
        <w:rPr>
          <w:rFonts w:ascii="Arial" w:hAnsi="Arial" w:cs="Arial"/>
          <w:sz w:val="24"/>
          <w:szCs w:val="24"/>
        </w:rPr>
        <w:t xml:space="preserve">Mashhadi Rajabi, M. (Dilemmas of energy efficiency: A systematic review of the rebound effect and attempts to curb energy consumption. </w:t>
      </w:r>
      <w:r w:rsidRPr="00887EA6" w:rsidR="00527C43">
        <w:rPr>
          <w:rFonts w:ascii="Arial" w:hAnsi="Arial" w:cs="Arial"/>
          <w:i/>
          <w:iCs/>
          <w:sz w:val="24"/>
          <w:szCs w:val="24"/>
        </w:rPr>
        <w:t>Energy Research &amp; Social Science</w:t>
      </w:r>
      <w:r w:rsidRPr="00887EA6" w:rsidR="00527C43">
        <w:rPr>
          <w:rFonts w:ascii="Arial" w:hAnsi="Arial" w:cs="Arial"/>
          <w:sz w:val="24"/>
          <w:szCs w:val="24"/>
        </w:rPr>
        <w:t xml:space="preserve">, </w:t>
      </w:r>
      <w:r w:rsidRPr="00887EA6" w:rsidR="00527C43">
        <w:rPr>
          <w:rFonts w:ascii="Arial" w:hAnsi="Arial" w:cs="Arial"/>
          <w:i/>
          <w:iCs/>
          <w:sz w:val="24"/>
          <w:szCs w:val="24"/>
        </w:rPr>
        <w:t>89</w:t>
      </w:r>
      <w:r w:rsidRPr="00887EA6" w:rsidR="00527C43">
        <w:rPr>
          <w:rFonts w:ascii="Arial" w:hAnsi="Arial" w:cs="Arial"/>
          <w:sz w:val="24"/>
          <w:szCs w:val="24"/>
        </w:rPr>
        <w:t>, 102661</w:t>
      </w:r>
      <w:r w:rsidRPr="00887EA6">
        <w:rPr>
          <w:rFonts w:ascii="Arial" w:hAnsi="Arial" w:cs="Arial"/>
          <w:sz w:val="24"/>
          <w:szCs w:val="24"/>
        </w:rPr>
        <w:t xml:space="preserve"> (2022).</w:t>
      </w:r>
    </w:p>
    <w:p w:rsidRPr="00887EA6" w:rsidR="006B19F1" w:rsidP="0047404A" w:rsidRDefault="006B19F1" w14:paraId="6BFBA3A9" w14:textId="38C71A6F">
      <w:pPr>
        <w:jc w:val="both"/>
        <w:rPr>
          <w:rFonts w:ascii="Arial" w:hAnsi="Arial" w:cs="Arial"/>
          <w:sz w:val="24"/>
          <w:szCs w:val="24"/>
        </w:rPr>
      </w:pPr>
      <w:r w:rsidRPr="00887EA6">
        <w:rPr>
          <w:rFonts w:ascii="Arial" w:hAnsi="Arial" w:cs="Arial"/>
          <w:sz w:val="24"/>
          <w:szCs w:val="24"/>
        </w:rPr>
        <w:t>[</w:t>
      </w:r>
      <w:r w:rsidRPr="00887EA6" w:rsidR="001F0C11">
        <w:rPr>
          <w:rFonts w:ascii="Arial" w:hAnsi="Arial" w:cs="Arial"/>
          <w:sz w:val="24"/>
          <w:szCs w:val="24"/>
        </w:rPr>
        <w:t>37</w:t>
      </w:r>
      <w:r w:rsidRPr="00887EA6">
        <w:rPr>
          <w:rFonts w:ascii="Arial" w:hAnsi="Arial" w:cs="Arial"/>
          <w:sz w:val="24"/>
          <w:szCs w:val="24"/>
        </w:rPr>
        <w:t xml:space="preserve">] Hinterholzer, S., &amp; Penzenstadler, B. Systems thinking and efficiency under emissions constraints: Addressing rebound effects in digital innovation and policy. </w:t>
      </w:r>
      <w:r w:rsidRPr="00887EA6">
        <w:rPr>
          <w:rFonts w:ascii="Arial" w:hAnsi="Arial" w:cs="Arial"/>
          <w:i/>
          <w:iCs/>
          <w:sz w:val="24"/>
          <w:szCs w:val="24"/>
        </w:rPr>
        <w:t>Patterns</w:t>
      </w:r>
      <w:r w:rsidRPr="00887EA6">
        <w:rPr>
          <w:rFonts w:ascii="Arial" w:hAnsi="Arial" w:cs="Arial"/>
          <w:sz w:val="24"/>
          <w:szCs w:val="24"/>
        </w:rPr>
        <w:t xml:space="preserve">, </w:t>
      </w:r>
      <w:r w:rsidRPr="00887EA6">
        <w:rPr>
          <w:rFonts w:ascii="Arial" w:hAnsi="Arial" w:cs="Arial"/>
          <w:i/>
          <w:iCs/>
          <w:sz w:val="24"/>
          <w:szCs w:val="24"/>
        </w:rPr>
        <w:t xml:space="preserve">4 </w:t>
      </w:r>
      <w:r w:rsidRPr="00887EA6">
        <w:rPr>
          <w:rFonts w:ascii="Arial" w:hAnsi="Arial" w:cs="Arial"/>
          <w:sz w:val="24"/>
          <w:szCs w:val="24"/>
        </w:rPr>
        <w:t>(2) (2023).</w:t>
      </w:r>
    </w:p>
    <w:p w:rsidRPr="00887EA6" w:rsidR="0029635F" w:rsidP="0029635F" w:rsidRDefault="0029635F" w14:paraId="32967721" w14:textId="2CF7E06F">
      <w:pPr>
        <w:jc w:val="both"/>
        <w:rPr>
          <w:rFonts w:ascii="Arial" w:hAnsi="Arial" w:cs="Arial"/>
          <w:sz w:val="24"/>
          <w:szCs w:val="24"/>
        </w:rPr>
      </w:pPr>
      <w:r w:rsidRPr="00887EA6">
        <w:rPr>
          <w:rFonts w:ascii="Arial" w:hAnsi="Arial" w:cs="Arial"/>
          <w:sz w:val="24"/>
          <w:szCs w:val="24"/>
        </w:rPr>
        <w:t>[</w:t>
      </w:r>
      <w:r w:rsidRPr="00887EA6" w:rsidR="001F0C11">
        <w:rPr>
          <w:rFonts w:ascii="Arial" w:hAnsi="Arial" w:cs="Arial"/>
          <w:sz w:val="24"/>
          <w:szCs w:val="24"/>
        </w:rPr>
        <w:t>38</w:t>
      </w:r>
      <w:r w:rsidRPr="00887EA6">
        <w:rPr>
          <w:rFonts w:ascii="Arial" w:hAnsi="Arial" w:cs="Arial"/>
          <w:sz w:val="24"/>
          <w:szCs w:val="24"/>
        </w:rPr>
        <w:t xml:space="preserve">] Vrikki, P. Measuring Up? The Illusion of Sustainability and the Limits of Big Tech Self-Regulation. </w:t>
      </w:r>
      <w:r w:rsidRPr="00887EA6">
        <w:rPr>
          <w:rFonts w:ascii="Arial" w:hAnsi="Arial" w:cs="Arial"/>
          <w:i/>
          <w:iCs/>
          <w:sz w:val="24"/>
          <w:szCs w:val="24"/>
        </w:rPr>
        <w:t>Sustainability</w:t>
      </w:r>
      <w:r w:rsidRPr="00887EA6">
        <w:rPr>
          <w:rFonts w:ascii="Arial" w:hAnsi="Arial" w:cs="Arial"/>
          <w:sz w:val="24"/>
          <w:szCs w:val="24"/>
        </w:rPr>
        <w:t xml:space="preserve">, </w:t>
      </w:r>
      <w:r w:rsidRPr="00887EA6">
        <w:rPr>
          <w:rFonts w:ascii="Arial" w:hAnsi="Arial" w:cs="Arial"/>
          <w:i/>
          <w:iCs/>
          <w:sz w:val="24"/>
          <w:szCs w:val="24"/>
        </w:rPr>
        <w:t>16</w:t>
      </w:r>
      <w:r w:rsidRPr="00887EA6">
        <w:rPr>
          <w:rFonts w:ascii="Arial" w:hAnsi="Arial" w:cs="Arial"/>
          <w:sz w:val="24"/>
          <w:szCs w:val="24"/>
        </w:rPr>
        <w:t>(23) (2024).</w:t>
      </w:r>
    </w:p>
    <w:p w:rsidR="0028146B" w:rsidP="0028146B" w:rsidRDefault="002A7EDA" w14:paraId="53852FA5" w14:textId="40873312">
      <w:pPr>
        <w:jc w:val="both"/>
        <w:rPr>
          <w:rFonts w:ascii="Arial" w:hAnsi="Arial" w:cs="Arial"/>
          <w:sz w:val="24"/>
          <w:szCs w:val="24"/>
        </w:rPr>
      </w:pPr>
      <w:r w:rsidRPr="002A7EDA">
        <w:rPr>
          <w:rFonts w:ascii="Arial" w:hAnsi="Arial" w:cs="Arial"/>
          <w:sz w:val="24"/>
          <w:szCs w:val="24"/>
        </w:rPr>
        <w:t xml:space="preserve">[39] Favot, M., Vesnic, L., Priore, R., Bincoletto, A., &amp; Morea, F.Green patents and green codes: How different methodologies lead to different results. </w:t>
      </w:r>
      <w:r w:rsidRPr="002A7EDA">
        <w:rPr>
          <w:rFonts w:ascii="Arial" w:hAnsi="Arial" w:cs="Arial"/>
          <w:i/>
          <w:iCs/>
          <w:sz w:val="24"/>
          <w:szCs w:val="24"/>
        </w:rPr>
        <w:t>Resources, Conservation &amp; Recycling Advances</w:t>
      </w:r>
      <w:r w:rsidRPr="002A7EDA">
        <w:rPr>
          <w:rFonts w:ascii="Arial" w:hAnsi="Arial" w:cs="Arial"/>
          <w:sz w:val="24"/>
          <w:szCs w:val="24"/>
        </w:rPr>
        <w:t xml:space="preserve">, </w:t>
      </w:r>
      <w:r w:rsidRPr="002A7EDA">
        <w:rPr>
          <w:rFonts w:ascii="Arial" w:hAnsi="Arial" w:cs="Arial"/>
          <w:i/>
          <w:iCs/>
          <w:sz w:val="24"/>
          <w:szCs w:val="24"/>
        </w:rPr>
        <w:t>18</w:t>
      </w:r>
      <w:r w:rsidRPr="002A7EDA">
        <w:rPr>
          <w:rFonts w:ascii="Arial" w:hAnsi="Arial" w:cs="Arial"/>
          <w:sz w:val="24"/>
          <w:szCs w:val="24"/>
        </w:rPr>
        <w:t>,</w:t>
      </w:r>
      <w:r>
        <w:rPr>
          <w:rFonts w:ascii="Arial" w:hAnsi="Arial" w:cs="Arial"/>
          <w:sz w:val="24"/>
          <w:szCs w:val="24"/>
        </w:rPr>
        <w:t xml:space="preserve"> (2023).</w:t>
      </w:r>
    </w:p>
    <w:p w:rsidR="006664CD" w:rsidP="0028146B" w:rsidRDefault="006664CD" w14:paraId="71E74170" w14:textId="35AC21A1">
      <w:pPr>
        <w:jc w:val="both"/>
        <w:rPr>
          <w:rFonts w:ascii="Arial" w:hAnsi="Arial" w:cs="Arial"/>
          <w:sz w:val="24"/>
          <w:szCs w:val="24"/>
        </w:rPr>
      </w:pPr>
      <w:r>
        <w:rPr>
          <w:rFonts w:ascii="Arial" w:hAnsi="Arial" w:cs="Arial"/>
          <w:sz w:val="24"/>
          <w:szCs w:val="24"/>
        </w:rPr>
        <w:t xml:space="preserve">[40] </w:t>
      </w:r>
      <w:r w:rsidRPr="006664CD">
        <w:rPr>
          <w:rFonts w:ascii="Arial" w:hAnsi="Arial" w:cs="Arial"/>
          <w:sz w:val="24"/>
          <w:szCs w:val="24"/>
        </w:rPr>
        <w:t xml:space="preserve">Veefkind, V., Hurtado-Albir, J., Angelucci, S., Karachalios, K., &amp; Thumm, N. A new EPO classification scheme for climate change mitigation technologies. </w:t>
      </w:r>
      <w:r w:rsidRPr="006664CD">
        <w:rPr>
          <w:rFonts w:ascii="Arial" w:hAnsi="Arial" w:cs="Arial"/>
          <w:i/>
          <w:iCs/>
          <w:sz w:val="24"/>
          <w:szCs w:val="24"/>
        </w:rPr>
        <w:t>World Patent Information</w:t>
      </w:r>
      <w:r w:rsidRPr="006664CD">
        <w:rPr>
          <w:rFonts w:ascii="Arial" w:hAnsi="Arial" w:cs="Arial"/>
          <w:sz w:val="24"/>
          <w:szCs w:val="24"/>
        </w:rPr>
        <w:t xml:space="preserve">, </w:t>
      </w:r>
      <w:r w:rsidRPr="006664CD">
        <w:rPr>
          <w:rFonts w:ascii="Arial" w:hAnsi="Arial" w:cs="Arial"/>
          <w:i/>
          <w:iCs/>
          <w:sz w:val="24"/>
          <w:szCs w:val="24"/>
        </w:rPr>
        <w:t>34</w:t>
      </w:r>
      <w:r w:rsidRPr="006664CD">
        <w:rPr>
          <w:rFonts w:ascii="Arial" w:hAnsi="Arial" w:cs="Arial"/>
          <w:sz w:val="24"/>
          <w:szCs w:val="24"/>
        </w:rPr>
        <w:t>(2), 106–111</w:t>
      </w:r>
      <w:r>
        <w:rPr>
          <w:rFonts w:ascii="Arial" w:hAnsi="Arial" w:cs="Arial"/>
          <w:sz w:val="24"/>
          <w:szCs w:val="24"/>
        </w:rPr>
        <w:t xml:space="preserve"> (2012).</w:t>
      </w:r>
    </w:p>
    <w:p w:rsidR="00385265" w:rsidP="0028146B" w:rsidRDefault="00385265" w14:paraId="56DCF329" w14:textId="0CF92B26">
      <w:pPr>
        <w:jc w:val="both"/>
        <w:rPr>
          <w:rFonts w:ascii="Arial" w:hAnsi="Arial" w:cs="Arial"/>
          <w:sz w:val="24"/>
          <w:szCs w:val="24"/>
        </w:rPr>
      </w:pPr>
      <w:r>
        <w:rPr>
          <w:rFonts w:ascii="Arial" w:hAnsi="Arial" w:cs="Arial"/>
          <w:sz w:val="24"/>
          <w:szCs w:val="24"/>
        </w:rPr>
        <w:t xml:space="preserve">[41] </w:t>
      </w:r>
      <w:r w:rsidRPr="00385265">
        <w:rPr>
          <w:rFonts w:ascii="Arial" w:hAnsi="Arial" w:cs="Arial"/>
          <w:sz w:val="24"/>
          <w:szCs w:val="24"/>
        </w:rPr>
        <w:t>Hascic, I., &amp; Migotto, M. (2015). Measuring environmental innovation using patent</w:t>
      </w:r>
      <w:r w:rsidRPr="00385265">
        <w:rPr>
          <w:rFonts w:ascii="Arial" w:hAnsi="Arial" w:cs="Arial"/>
          <w:i/>
          <w:iCs/>
          <w:sz w:val="24"/>
          <w:szCs w:val="24"/>
        </w:rPr>
        <w:t xml:space="preserve"> data </w:t>
      </w:r>
      <w:r w:rsidRPr="00385265">
        <w:rPr>
          <w:rFonts w:ascii="Arial" w:hAnsi="Arial" w:cs="Arial"/>
          <w:sz w:val="24"/>
          <w:szCs w:val="24"/>
        </w:rPr>
        <w:t>(tech. rep.). OECD. Paris</w:t>
      </w:r>
      <w:r>
        <w:rPr>
          <w:rFonts w:ascii="Arial" w:hAnsi="Arial" w:cs="Arial"/>
          <w:sz w:val="24"/>
          <w:szCs w:val="24"/>
        </w:rPr>
        <w:t xml:space="preserve"> (2015).</w:t>
      </w:r>
    </w:p>
    <w:p w:rsidR="003E50E4" w:rsidP="000E6EE4" w:rsidRDefault="003E50E4" w14:paraId="40AC93E9" w14:textId="1FA355DE">
      <w:pPr>
        <w:jc w:val="both"/>
        <w:rPr>
          <w:rFonts w:ascii="Arial" w:hAnsi="Arial" w:cs="Arial"/>
          <w:sz w:val="24"/>
          <w:szCs w:val="24"/>
        </w:rPr>
      </w:pPr>
      <w:r>
        <w:rPr>
          <w:rFonts w:ascii="Arial" w:hAnsi="Arial" w:cs="Arial"/>
          <w:sz w:val="24"/>
          <w:szCs w:val="24"/>
        </w:rPr>
        <w:t>[42] L</w:t>
      </w:r>
      <w:r w:rsidRPr="003E50E4">
        <w:rPr>
          <w:rFonts w:ascii="Arial" w:hAnsi="Arial" w:cs="Arial"/>
          <w:sz w:val="24"/>
          <w:szCs w:val="24"/>
        </w:rPr>
        <w:t>ee, K., Ippolito, D., Nystrom, A., Zhang, C., Eck, D., Callison-Burch, C., &amp; Carlini, N. Deduplicating Training Data Makes Language Models Better.</w:t>
      </w:r>
      <w:r w:rsidR="0055009D">
        <w:rPr>
          <w:rFonts w:ascii="Arial" w:hAnsi="Arial" w:cs="Arial"/>
          <w:sz w:val="24"/>
          <w:szCs w:val="24"/>
        </w:rPr>
        <w:t xml:space="preserve"> </w:t>
      </w:r>
      <w:r w:rsidR="000E6EE4">
        <w:rPr>
          <w:rFonts w:ascii="Arial" w:hAnsi="Arial" w:cs="Arial"/>
          <w:sz w:val="24"/>
          <w:szCs w:val="24"/>
        </w:rPr>
        <w:t>In t</w:t>
      </w:r>
      <w:r w:rsidRPr="000E6EE4" w:rsidR="000E6EE4">
        <w:rPr>
          <w:rFonts w:ascii="Arial" w:hAnsi="Arial" w:cs="Arial"/>
          <w:sz w:val="24"/>
          <w:szCs w:val="24"/>
        </w:rPr>
        <w:t>he 60th Annual Meeting of the Association for</w:t>
      </w:r>
      <w:r w:rsidR="000E6EE4">
        <w:rPr>
          <w:rFonts w:ascii="Arial" w:hAnsi="Arial" w:cs="Arial"/>
          <w:sz w:val="24"/>
          <w:szCs w:val="24"/>
        </w:rPr>
        <w:t xml:space="preserve"> </w:t>
      </w:r>
      <w:r w:rsidRPr="000E6EE4" w:rsidR="000E6EE4">
        <w:rPr>
          <w:rFonts w:ascii="Arial" w:hAnsi="Arial" w:cs="Arial"/>
          <w:sz w:val="24"/>
          <w:szCs w:val="24"/>
        </w:rPr>
        <w:t>Computational Linguistics</w:t>
      </w:r>
      <w:r w:rsidR="000E6EE4">
        <w:rPr>
          <w:rFonts w:ascii="Arial" w:hAnsi="Arial" w:cs="Arial"/>
          <w:sz w:val="24"/>
          <w:szCs w:val="24"/>
        </w:rPr>
        <w:t>, (2022).</w:t>
      </w:r>
    </w:p>
    <w:p w:rsidR="009F4E6A" w:rsidP="000E6EE4" w:rsidRDefault="009F4E6A" w14:paraId="5139A88E" w14:textId="44EF93BB">
      <w:pPr>
        <w:jc w:val="both"/>
        <w:rPr>
          <w:rFonts w:ascii="Arial" w:hAnsi="Arial" w:cs="Arial"/>
          <w:sz w:val="24"/>
          <w:szCs w:val="24"/>
        </w:rPr>
      </w:pPr>
      <w:r>
        <w:rPr>
          <w:rFonts w:ascii="Arial" w:hAnsi="Arial" w:cs="Arial"/>
          <w:sz w:val="24"/>
          <w:szCs w:val="24"/>
        </w:rPr>
        <w:lastRenderedPageBreak/>
        <w:t xml:space="preserve">[43] </w:t>
      </w:r>
      <w:r w:rsidRPr="009F4E6A">
        <w:rPr>
          <w:rFonts w:ascii="Arial" w:hAnsi="Arial" w:cs="Arial"/>
          <w:sz w:val="24"/>
          <w:szCs w:val="24"/>
        </w:rPr>
        <w:t>Zhu, T., Wang, X., Zhao, F., &amp; Torrico-Bascope, G. V.</w:t>
      </w:r>
      <w:r>
        <w:rPr>
          <w:rFonts w:ascii="Arial" w:hAnsi="Arial" w:cs="Arial"/>
          <w:sz w:val="24"/>
          <w:szCs w:val="24"/>
        </w:rPr>
        <w:t xml:space="preserve"> </w:t>
      </w:r>
      <w:r w:rsidRPr="009F4E6A">
        <w:rPr>
          <w:rFonts w:ascii="Arial" w:hAnsi="Arial" w:cs="Arial"/>
          <w:sz w:val="24"/>
          <w:szCs w:val="24"/>
        </w:rPr>
        <w:t xml:space="preserve">Impedance-Based Aggregation of Paralleled Power Factor Correction Converters in Data Centers. </w:t>
      </w:r>
      <w:r w:rsidRPr="009F4E6A">
        <w:rPr>
          <w:rFonts w:ascii="Arial" w:hAnsi="Arial" w:cs="Arial"/>
          <w:i/>
          <w:iCs/>
          <w:sz w:val="24"/>
          <w:szCs w:val="24"/>
        </w:rPr>
        <w:t>IEEE Transactions on Power Electronics</w:t>
      </w:r>
      <w:r w:rsidRPr="009F4E6A">
        <w:rPr>
          <w:rFonts w:ascii="Arial" w:hAnsi="Arial" w:cs="Arial"/>
          <w:sz w:val="24"/>
          <w:szCs w:val="24"/>
        </w:rPr>
        <w:t xml:space="preserve">, </w:t>
      </w:r>
      <w:r w:rsidRPr="009F4E6A">
        <w:rPr>
          <w:rFonts w:ascii="Arial" w:hAnsi="Arial" w:cs="Arial"/>
          <w:i/>
          <w:iCs/>
          <w:sz w:val="24"/>
          <w:szCs w:val="24"/>
        </w:rPr>
        <w:t xml:space="preserve">38 </w:t>
      </w:r>
      <w:r w:rsidRPr="009F4E6A">
        <w:rPr>
          <w:rFonts w:ascii="Arial" w:hAnsi="Arial" w:cs="Arial"/>
          <w:sz w:val="24"/>
          <w:szCs w:val="24"/>
        </w:rPr>
        <w:t>(4), 5254–5265</w:t>
      </w:r>
      <w:r>
        <w:rPr>
          <w:rFonts w:ascii="Arial" w:hAnsi="Arial" w:cs="Arial"/>
          <w:sz w:val="24"/>
          <w:szCs w:val="24"/>
        </w:rPr>
        <w:t xml:space="preserve"> </w:t>
      </w:r>
      <w:r w:rsidRPr="009F4E6A">
        <w:rPr>
          <w:rFonts w:ascii="Arial" w:hAnsi="Arial" w:cs="Arial"/>
          <w:sz w:val="24"/>
          <w:szCs w:val="24"/>
        </w:rPr>
        <w:t>(2023)</w:t>
      </w:r>
      <w:r>
        <w:rPr>
          <w:rFonts w:ascii="Arial" w:hAnsi="Arial" w:cs="Arial"/>
          <w:sz w:val="24"/>
          <w:szCs w:val="24"/>
        </w:rPr>
        <w:t>.</w:t>
      </w:r>
    </w:p>
    <w:p w:rsidR="003A64E7" w:rsidP="000E6EE4" w:rsidRDefault="003A64E7" w14:paraId="7C0739DB" w14:textId="07BDE99C">
      <w:pPr>
        <w:jc w:val="both"/>
        <w:rPr>
          <w:rFonts w:ascii="Arial" w:hAnsi="Arial" w:cs="Arial"/>
          <w:sz w:val="24"/>
          <w:szCs w:val="24"/>
        </w:rPr>
      </w:pPr>
      <w:r>
        <w:rPr>
          <w:rFonts w:ascii="Arial" w:hAnsi="Arial" w:cs="Arial"/>
          <w:sz w:val="24"/>
          <w:szCs w:val="24"/>
        </w:rPr>
        <w:t xml:space="preserve">[44] </w:t>
      </w:r>
      <w:r w:rsidRPr="003A64E7">
        <w:rPr>
          <w:rFonts w:ascii="Arial" w:hAnsi="Arial" w:cs="Arial"/>
          <w:sz w:val="24"/>
          <w:szCs w:val="24"/>
        </w:rPr>
        <w:t>Tharwat, A., &amp; Schenck, W. A Survey on Active Learning: State-of-the</w:t>
      </w:r>
      <w:r w:rsidR="00545116">
        <w:rPr>
          <w:rFonts w:ascii="Arial" w:hAnsi="Arial" w:cs="Arial"/>
          <w:sz w:val="24"/>
          <w:szCs w:val="24"/>
        </w:rPr>
        <w:t xml:space="preserve"> </w:t>
      </w:r>
      <w:r w:rsidRPr="003A64E7">
        <w:rPr>
          <w:rFonts w:ascii="Arial" w:hAnsi="Arial" w:cs="Arial"/>
          <w:sz w:val="24"/>
          <w:szCs w:val="24"/>
        </w:rPr>
        <w:t xml:space="preserve">Art, Practical Challenges and Research Directions. </w:t>
      </w:r>
      <w:r w:rsidRPr="003A64E7">
        <w:rPr>
          <w:rFonts w:ascii="Arial" w:hAnsi="Arial" w:cs="Arial"/>
          <w:i/>
          <w:iCs/>
          <w:sz w:val="24"/>
          <w:szCs w:val="24"/>
        </w:rPr>
        <w:t>Mathematics</w:t>
      </w:r>
      <w:r w:rsidRPr="003A64E7">
        <w:rPr>
          <w:rFonts w:ascii="Arial" w:hAnsi="Arial" w:cs="Arial"/>
          <w:sz w:val="24"/>
          <w:szCs w:val="24"/>
        </w:rPr>
        <w:t xml:space="preserve">, </w:t>
      </w:r>
      <w:r w:rsidRPr="003A64E7">
        <w:rPr>
          <w:rFonts w:ascii="Arial" w:hAnsi="Arial" w:cs="Arial"/>
          <w:i/>
          <w:iCs/>
          <w:sz w:val="24"/>
          <w:szCs w:val="24"/>
        </w:rPr>
        <w:t>11</w:t>
      </w:r>
      <w:r w:rsidRPr="003A64E7">
        <w:rPr>
          <w:rFonts w:ascii="Arial" w:hAnsi="Arial" w:cs="Arial"/>
          <w:sz w:val="24"/>
          <w:szCs w:val="24"/>
        </w:rPr>
        <w:t>(4), 820</w:t>
      </w:r>
      <w:r>
        <w:rPr>
          <w:rFonts w:ascii="Arial" w:hAnsi="Arial" w:cs="Arial"/>
          <w:sz w:val="24"/>
          <w:szCs w:val="24"/>
        </w:rPr>
        <w:t xml:space="preserve">, </w:t>
      </w:r>
      <w:r w:rsidRPr="003A64E7">
        <w:rPr>
          <w:rFonts w:ascii="Arial" w:hAnsi="Arial" w:cs="Arial"/>
          <w:sz w:val="24"/>
          <w:szCs w:val="24"/>
        </w:rPr>
        <w:t>(2023).</w:t>
      </w:r>
    </w:p>
    <w:p w:rsidR="001E010D" w:rsidP="000E6EE4" w:rsidRDefault="0067476E" w14:paraId="172332AB" w14:textId="50BF3D20">
      <w:pPr>
        <w:jc w:val="both"/>
        <w:rPr>
          <w:rFonts w:ascii="Arial" w:hAnsi="Arial" w:cs="Arial"/>
          <w:sz w:val="24"/>
          <w:szCs w:val="24"/>
        </w:rPr>
      </w:pPr>
      <w:r>
        <w:rPr>
          <w:rFonts w:ascii="Arial" w:hAnsi="Arial" w:cs="Arial"/>
          <w:sz w:val="24"/>
          <w:szCs w:val="24"/>
        </w:rPr>
        <w:t>[45] L</w:t>
      </w:r>
      <w:r w:rsidRPr="0067476E">
        <w:rPr>
          <w:rFonts w:ascii="Arial" w:hAnsi="Arial" w:cs="Arial"/>
          <w:sz w:val="24"/>
          <w:szCs w:val="24"/>
        </w:rPr>
        <w:t xml:space="preserve">ewis, D. D. A sequential algorithm for training text classifiers: Corrigendum and additional data. </w:t>
      </w:r>
      <w:r w:rsidRPr="0067476E">
        <w:rPr>
          <w:rFonts w:ascii="Arial" w:hAnsi="Arial" w:cs="Arial"/>
          <w:i/>
          <w:iCs/>
          <w:sz w:val="24"/>
          <w:szCs w:val="24"/>
        </w:rPr>
        <w:t>ACM SIGIR Forum</w:t>
      </w:r>
      <w:r w:rsidRPr="0067476E">
        <w:rPr>
          <w:rFonts w:ascii="Arial" w:hAnsi="Arial" w:cs="Arial"/>
          <w:sz w:val="24"/>
          <w:szCs w:val="24"/>
        </w:rPr>
        <w:t xml:space="preserve">, </w:t>
      </w:r>
      <w:r w:rsidRPr="0067476E">
        <w:rPr>
          <w:rFonts w:ascii="Arial" w:hAnsi="Arial" w:cs="Arial"/>
          <w:i/>
          <w:iCs/>
          <w:sz w:val="24"/>
          <w:szCs w:val="24"/>
        </w:rPr>
        <w:t>29</w:t>
      </w:r>
      <w:r w:rsidRPr="0067476E">
        <w:rPr>
          <w:rFonts w:ascii="Arial" w:hAnsi="Arial" w:cs="Arial"/>
          <w:sz w:val="24"/>
          <w:szCs w:val="24"/>
        </w:rPr>
        <w:t>(2), 13–19</w:t>
      </w:r>
      <w:r>
        <w:rPr>
          <w:rFonts w:ascii="Arial" w:hAnsi="Arial" w:cs="Arial"/>
          <w:sz w:val="24"/>
          <w:szCs w:val="24"/>
        </w:rPr>
        <w:t xml:space="preserve"> (1995).</w:t>
      </w:r>
    </w:p>
    <w:p w:rsidRPr="00946D54" w:rsidR="00946D54" w:rsidP="00946D54" w:rsidRDefault="00900733" w14:paraId="7B0BB4BC" w14:textId="00B73C9A">
      <w:pPr>
        <w:jc w:val="both"/>
        <w:rPr>
          <w:rFonts w:ascii="Arial" w:hAnsi="Arial" w:cs="Arial"/>
          <w:sz w:val="24"/>
          <w:szCs w:val="24"/>
        </w:rPr>
      </w:pPr>
      <w:r>
        <w:rPr>
          <w:rFonts w:ascii="Arial" w:hAnsi="Arial" w:cs="Arial"/>
          <w:sz w:val="24"/>
          <w:szCs w:val="24"/>
        </w:rPr>
        <w:t xml:space="preserve">[46] </w:t>
      </w:r>
      <w:r w:rsidRPr="00946D54" w:rsidR="00946D54">
        <w:rPr>
          <w:rFonts w:ascii="Arial" w:hAnsi="Arial" w:cs="Arial"/>
          <w:sz w:val="24"/>
          <w:szCs w:val="24"/>
        </w:rPr>
        <w:t xml:space="preserve">McInnes, L., Healy, J., &amp; Melville, J. </w:t>
      </w:r>
      <w:r w:rsidR="00946D54">
        <w:rPr>
          <w:rFonts w:ascii="Arial" w:hAnsi="Arial" w:cs="Arial"/>
          <w:sz w:val="24"/>
          <w:szCs w:val="24"/>
        </w:rPr>
        <w:t>UMAP</w:t>
      </w:r>
      <w:r w:rsidRPr="00946D54" w:rsidR="00946D54">
        <w:rPr>
          <w:rFonts w:ascii="Arial" w:hAnsi="Arial" w:cs="Arial"/>
          <w:sz w:val="24"/>
          <w:szCs w:val="24"/>
        </w:rPr>
        <w:t xml:space="preserve">: Uniform manifold approximation and projection for dimension reduction. </w:t>
      </w:r>
      <w:r w:rsidRPr="00887EA6" w:rsidR="00946D54">
        <w:rPr>
          <w:rFonts w:ascii="Arial" w:hAnsi="Arial" w:cs="Arial"/>
          <w:sz w:val="24"/>
          <w:szCs w:val="24"/>
        </w:rPr>
        <w:t xml:space="preserve">Preprint at </w:t>
      </w:r>
      <w:r w:rsidRPr="00946D54" w:rsidR="00946D54">
        <w:rPr>
          <w:rFonts w:ascii="Arial" w:hAnsi="Arial" w:cs="Arial"/>
          <w:i/>
          <w:iCs/>
          <w:sz w:val="24"/>
          <w:szCs w:val="24"/>
        </w:rPr>
        <w:t>arXiv:1802.03426</w:t>
      </w:r>
      <w:r w:rsidR="00126E44">
        <w:rPr>
          <w:rFonts w:ascii="Arial" w:hAnsi="Arial" w:cs="Arial"/>
          <w:sz w:val="24"/>
          <w:szCs w:val="24"/>
        </w:rPr>
        <w:t xml:space="preserve"> </w:t>
      </w:r>
      <w:r w:rsidRPr="00946D54" w:rsidR="00126E44">
        <w:rPr>
          <w:rFonts w:ascii="Arial" w:hAnsi="Arial" w:cs="Arial"/>
          <w:sz w:val="24"/>
          <w:szCs w:val="24"/>
        </w:rPr>
        <w:t>(2018).</w:t>
      </w:r>
    </w:p>
    <w:p w:rsidRPr="00900733" w:rsidR="00900733" w:rsidP="00900733" w:rsidRDefault="00126E44" w14:paraId="23313D4C" w14:textId="70425DE7">
      <w:pPr>
        <w:jc w:val="both"/>
        <w:rPr>
          <w:rFonts w:ascii="Arial" w:hAnsi="Arial" w:cs="Arial"/>
          <w:sz w:val="24"/>
          <w:szCs w:val="24"/>
        </w:rPr>
      </w:pPr>
      <w:r>
        <w:rPr>
          <w:rFonts w:ascii="Arial" w:hAnsi="Arial" w:cs="Arial"/>
          <w:sz w:val="24"/>
          <w:szCs w:val="24"/>
        </w:rPr>
        <w:t xml:space="preserve">[47] </w:t>
      </w:r>
      <w:r w:rsidRPr="00126E44">
        <w:rPr>
          <w:rFonts w:ascii="Arial" w:hAnsi="Arial" w:cs="Arial"/>
          <w:sz w:val="24"/>
          <w:szCs w:val="24"/>
        </w:rPr>
        <w:t xml:space="preserve">Stein, A. L. Artificial Intelligence and Climate Change Special Issue: Regulating the Technological Frontier. </w:t>
      </w:r>
      <w:r w:rsidRPr="00126E44">
        <w:rPr>
          <w:rFonts w:ascii="Arial" w:hAnsi="Arial" w:cs="Arial"/>
          <w:i/>
          <w:iCs/>
          <w:sz w:val="24"/>
          <w:szCs w:val="24"/>
        </w:rPr>
        <w:t>Yale Journal on Regulation</w:t>
      </w:r>
      <w:r w:rsidRPr="00126E44">
        <w:rPr>
          <w:rFonts w:ascii="Arial" w:hAnsi="Arial" w:cs="Arial"/>
          <w:sz w:val="24"/>
          <w:szCs w:val="24"/>
        </w:rPr>
        <w:t xml:space="preserve">, </w:t>
      </w:r>
      <w:r w:rsidRPr="00126E44">
        <w:rPr>
          <w:rFonts w:ascii="Arial" w:hAnsi="Arial" w:cs="Arial"/>
          <w:i/>
          <w:iCs/>
          <w:sz w:val="24"/>
          <w:szCs w:val="24"/>
        </w:rPr>
        <w:t>37</w:t>
      </w:r>
      <w:r w:rsidRPr="00126E44">
        <w:rPr>
          <w:rFonts w:ascii="Arial" w:hAnsi="Arial" w:cs="Arial"/>
          <w:sz w:val="24"/>
          <w:szCs w:val="24"/>
        </w:rPr>
        <w:t>(3), 890– 939</w:t>
      </w:r>
      <w:r>
        <w:rPr>
          <w:rFonts w:ascii="Arial" w:hAnsi="Arial" w:cs="Arial"/>
          <w:sz w:val="24"/>
          <w:szCs w:val="24"/>
        </w:rPr>
        <w:t xml:space="preserve"> </w:t>
      </w:r>
      <w:r w:rsidRPr="00126E44">
        <w:rPr>
          <w:rFonts w:ascii="Arial" w:hAnsi="Arial" w:cs="Arial"/>
          <w:sz w:val="24"/>
          <w:szCs w:val="24"/>
        </w:rPr>
        <w:t>(2020).</w:t>
      </w:r>
    </w:p>
    <w:p w:rsidR="00900733" w:rsidP="000E6EE4" w:rsidRDefault="00EA67F7" w14:paraId="662BEE53" w14:textId="0931FE03">
      <w:pPr>
        <w:jc w:val="both"/>
        <w:rPr>
          <w:rFonts w:ascii="Arial" w:hAnsi="Arial" w:cs="Arial"/>
          <w:sz w:val="24"/>
          <w:szCs w:val="24"/>
        </w:rPr>
      </w:pPr>
      <w:r>
        <w:rPr>
          <w:rFonts w:ascii="Arial" w:hAnsi="Arial" w:cs="Arial"/>
          <w:sz w:val="24"/>
          <w:szCs w:val="24"/>
        </w:rPr>
        <w:t xml:space="preserve">[48] </w:t>
      </w:r>
      <w:r w:rsidRPr="00EA67F7">
        <w:rPr>
          <w:rFonts w:ascii="Arial" w:hAnsi="Arial" w:cs="Arial"/>
          <w:sz w:val="24"/>
          <w:szCs w:val="24"/>
        </w:rPr>
        <w:t xml:space="preserve">Banerjee, S., Akkaya, C., Perez-Sorrosal, F., &amp; Tsioutsiouliklis, K. Hierarchical Transfer Learning for Multi-label Text Classification. In </w:t>
      </w:r>
      <w:r w:rsidRPr="00EA67F7">
        <w:rPr>
          <w:rFonts w:ascii="Arial" w:hAnsi="Arial" w:cs="Arial"/>
          <w:i/>
          <w:iCs/>
          <w:sz w:val="24"/>
          <w:szCs w:val="24"/>
        </w:rPr>
        <w:t>Proceedings of the 57th Annual Meeting of the Association for Computational Linguistics</w:t>
      </w:r>
      <w:r>
        <w:rPr>
          <w:rFonts w:ascii="Arial" w:hAnsi="Arial" w:cs="Arial"/>
          <w:i/>
          <w:iCs/>
          <w:sz w:val="24"/>
          <w:szCs w:val="24"/>
        </w:rPr>
        <w:t xml:space="preserve">, </w:t>
      </w:r>
      <w:r w:rsidRPr="00EA67F7">
        <w:rPr>
          <w:rFonts w:ascii="Arial" w:hAnsi="Arial" w:cs="Arial"/>
          <w:sz w:val="24"/>
          <w:szCs w:val="24"/>
        </w:rPr>
        <w:t>6295–6300</w:t>
      </w:r>
      <w:r>
        <w:rPr>
          <w:rFonts w:ascii="Arial" w:hAnsi="Arial" w:cs="Arial"/>
          <w:sz w:val="24"/>
          <w:szCs w:val="24"/>
        </w:rPr>
        <w:t xml:space="preserve"> (2019).</w:t>
      </w:r>
    </w:p>
    <w:p w:rsidRPr="002B2B8D" w:rsidR="002B2B8D" w:rsidP="0028146B" w:rsidRDefault="002B2B8D" w14:paraId="7CBC2A1A" w14:textId="431AA1CD">
      <w:pPr>
        <w:jc w:val="both"/>
        <w:rPr>
          <w:rFonts w:ascii="Arial" w:hAnsi="Arial" w:cs="Arial"/>
          <w:b/>
          <w:bCs/>
          <w:sz w:val="28"/>
          <w:szCs w:val="28"/>
        </w:rPr>
      </w:pPr>
      <w:r w:rsidRPr="002B2B8D">
        <w:rPr>
          <w:rFonts w:ascii="Arial" w:hAnsi="Arial" w:cs="Arial"/>
          <w:b/>
          <w:bCs/>
          <w:sz w:val="28"/>
          <w:szCs w:val="28"/>
        </w:rPr>
        <w:t>Methods</w:t>
      </w:r>
    </w:p>
    <w:p w:rsidRPr="00E91B57" w:rsidR="0060392A" w:rsidP="0060392A" w:rsidRDefault="0060392A" w14:paraId="2DBFCA03" w14:textId="6101FA6C">
      <w:pPr>
        <w:jc w:val="both"/>
        <w:rPr>
          <w:rFonts w:ascii="Arial" w:hAnsi="Arial" w:cs="Arial"/>
          <w:b/>
          <w:bCs/>
          <w:sz w:val="24"/>
          <w:szCs w:val="24"/>
        </w:rPr>
      </w:pPr>
      <w:r w:rsidRPr="00E91B57">
        <w:rPr>
          <w:rFonts w:ascii="Arial" w:hAnsi="Arial" w:cs="Arial"/>
          <w:b/>
          <w:bCs/>
          <w:sz w:val="24"/>
          <w:szCs w:val="24"/>
        </w:rPr>
        <w:t>Data Retrieval</w:t>
      </w:r>
    </w:p>
    <w:p w:rsidRPr="00E91B57" w:rsidR="0060392A" w:rsidP="0060392A" w:rsidRDefault="0060392A" w14:paraId="21D0F476" w14:textId="7F44A5D4">
      <w:pPr>
        <w:jc w:val="both"/>
        <w:rPr>
          <w:rFonts w:ascii="Arial" w:hAnsi="Arial" w:cs="Arial"/>
          <w:sz w:val="24"/>
          <w:szCs w:val="24"/>
        </w:rPr>
      </w:pPr>
      <w:r w:rsidRPr="00E91B57">
        <w:rPr>
          <w:rFonts w:ascii="Arial" w:hAnsi="Arial" w:cs="Arial"/>
          <w:sz w:val="24"/>
          <w:szCs w:val="24"/>
        </w:rPr>
        <w:t>To retrieve patents</w:t>
      </w:r>
      <w:r w:rsidR="00847FBF">
        <w:rPr>
          <w:rFonts w:ascii="Arial" w:hAnsi="Arial" w:cs="Arial"/>
          <w:sz w:val="24"/>
          <w:szCs w:val="24"/>
        </w:rPr>
        <w:t>, we propose a retrieval strategy at the</w:t>
      </w:r>
      <w:r w:rsidRPr="00E91B57">
        <w:rPr>
          <w:rFonts w:ascii="Arial" w:hAnsi="Arial" w:cs="Arial"/>
          <w:sz w:val="24"/>
          <w:szCs w:val="24"/>
        </w:rPr>
        <w:t xml:space="preserve"> </w:t>
      </w:r>
      <w:r w:rsidR="00847FBF">
        <w:rPr>
          <w:rFonts w:ascii="Arial" w:hAnsi="Arial" w:cs="Arial"/>
          <w:sz w:val="24"/>
          <w:szCs w:val="24"/>
        </w:rPr>
        <w:t>intersection between</w:t>
      </w:r>
      <w:r w:rsidRPr="00E91B57">
        <w:rPr>
          <w:rFonts w:ascii="Arial" w:hAnsi="Arial" w:cs="Arial"/>
          <w:sz w:val="24"/>
          <w:szCs w:val="24"/>
        </w:rPr>
        <w:t xml:space="preserve"> AI and sustainability</w:t>
      </w:r>
      <w:r w:rsidR="00B13FD6">
        <w:rPr>
          <w:rFonts w:ascii="Arial" w:hAnsi="Arial" w:cs="Arial"/>
          <w:sz w:val="24"/>
          <w:szCs w:val="24"/>
        </w:rPr>
        <w:t xml:space="preserve"> </w:t>
      </w:r>
      <w:r w:rsidRPr="00E91B57">
        <w:rPr>
          <w:rFonts w:ascii="Arial" w:hAnsi="Arial" w:cs="Arial"/>
          <w:sz w:val="24"/>
          <w:szCs w:val="24"/>
        </w:rPr>
        <w:t>based on the comprehensive classification systems employed by patent offices.</w:t>
      </w:r>
      <w:r w:rsidRPr="002A7EDA" w:rsidR="00B13FD6">
        <w:rPr>
          <w:rFonts w:ascii="Arial" w:hAnsi="Arial" w:cs="Arial"/>
          <w:sz w:val="24"/>
          <w:szCs w:val="24"/>
          <w:vertAlign w:val="superscript"/>
        </w:rPr>
        <w:t>13</w:t>
      </w:r>
      <w:r w:rsidRPr="00E91B57">
        <w:rPr>
          <w:rFonts w:ascii="Arial" w:hAnsi="Arial" w:cs="Arial"/>
          <w:sz w:val="24"/>
          <w:szCs w:val="24"/>
        </w:rPr>
        <w:t xml:space="preserve"> These systems assign specific codes that categorise patents into distinct technology groups, </w:t>
      </w:r>
      <w:r w:rsidR="00CA3DB7">
        <w:rPr>
          <w:rFonts w:ascii="Arial" w:hAnsi="Arial" w:cs="Arial"/>
          <w:sz w:val="24"/>
          <w:szCs w:val="24"/>
        </w:rPr>
        <w:t xml:space="preserve">SUCH AS THE Cooperative Patent Classification (CPC) or the International </w:t>
      </w:r>
      <w:r w:rsidR="00F51A67">
        <w:rPr>
          <w:rFonts w:ascii="Arial" w:hAnsi="Arial" w:cs="Arial"/>
          <w:sz w:val="24"/>
          <w:szCs w:val="24"/>
        </w:rPr>
        <w:t>Patent</w:t>
      </w:r>
      <w:r w:rsidR="00CA3DB7">
        <w:rPr>
          <w:rFonts w:ascii="Arial" w:hAnsi="Arial" w:cs="Arial"/>
          <w:sz w:val="24"/>
          <w:szCs w:val="24"/>
        </w:rPr>
        <w:t xml:space="preserve"> Classification codes</w:t>
      </w:r>
      <w:r w:rsidR="002B2B8D">
        <w:rPr>
          <w:rFonts w:ascii="Arial" w:hAnsi="Arial" w:cs="Arial"/>
          <w:sz w:val="24"/>
          <w:szCs w:val="24"/>
        </w:rPr>
        <w:t xml:space="preserve"> </w:t>
      </w:r>
      <w:r w:rsidR="00CA3DB7">
        <w:rPr>
          <w:rFonts w:ascii="Arial" w:hAnsi="Arial" w:cs="Arial"/>
          <w:sz w:val="24"/>
          <w:szCs w:val="24"/>
        </w:rPr>
        <w:t xml:space="preserve">(ICP), </w:t>
      </w:r>
      <w:r w:rsidRPr="00E91B57">
        <w:rPr>
          <w:rFonts w:ascii="Arial" w:hAnsi="Arial" w:cs="Arial"/>
          <w:sz w:val="24"/>
          <w:szCs w:val="24"/>
        </w:rPr>
        <w:t>enabling the precise selection of relevant patents</w:t>
      </w:r>
      <w:r w:rsidR="00817453">
        <w:rPr>
          <w:rFonts w:ascii="Arial" w:hAnsi="Arial" w:cs="Arial"/>
          <w:sz w:val="24"/>
          <w:szCs w:val="24"/>
        </w:rPr>
        <w:t xml:space="preserve"> and avoiding different results</w:t>
      </w:r>
      <w:r w:rsidRPr="00E91B57">
        <w:rPr>
          <w:rFonts w:ascii="Arial" w:hAnsi="Arial" w:cs="Arial"/>
          <w:sz w:val="24"/>
          <w:szCs w:val="24"/>
        </w:rPr>
        <w:t>.</w:t>
      </w:r>
      <w:r w:rsidRPr="002A7EDA" w:rsidR="002A7EDA">
        <w:rPr>
          <w:rFonts w:ascii="Arial" w:hAnsi="Arial" w:cs="Arial"/>
          <w:sz w:val="24"/>
          <w:szCs w:val="24"/>
          <w:vertAlign w:val="superscript"/>
        </w:rPr>
        <w:t>39</w:t>
      </w:r>
    </w:p>
    <w:p w:rsidRPr="00E91B57" w:rsidR="0060392A" w:rsidP="0060392A" w:rsidRDefault="0060392A" w14:paraId="5A2FF299" w14:textId="374D5455">
      <w:pPr>
        <w:jc w:val="both"/>
        <w:rPr>
          <w:rFonts w:ascii="Arial" w:hAnsi="Arial" w:cs="Arial"/>
          <w:sz w:val="24"/>
          <w:szCs w:val="24"/>
        </w:rPr>
      </w:pPr>
      <w:r w:rsidRPr="00E91B57">
        <w:rPr>
          <w:rFonts w:ascii="Arial" w:hAnsi="Arial" w:cs="Arial"/>
          <w:sz w:val="24"/>
          <w:szCs w:val="24"/>
        </w:rPr>
        <w:t>For AI-related patents, we utilise three main classification schemes. First, we adopt the World Intellectual Property Organization’s (WIPO) AI framework</w:t>
      </w:r>
      <w:r w:rsidR="006A7CDF">
        <w:rPr>
          <w:rFonts w:ascii="Arial" w:hAnsi="Arial" w:cs="Arial"/>
          <w:sz w:val="24"/>
          <w:szCs w:val="24"/>
        </w:rPr>
        <w:t xml:space="preserve"> together with </w:t>
      </w:r>
      <w:r w:rsidRPr="00E91B57">
        <w:rPr>
          <w:rFonts w:ascii="Arial" w:hAnsi="Arial" w:cs="Arial"/>
          <w:sz w:val="24"/>
          <w:szCs w:val="24"/>
        </w:rPr>
        <w:t>Patentscope and the UK Intellectual Property Offic</w:t>
      </w:r>
      <w:r w:rsidR="006A7CDF">
        <w:rPr>
          <w:rFonts w:ascii="Arial" w:hAnsi="Arial" w:cs="Arial"/>
          <w:sz w:val="24"/>
          <w:szCs w:val="24"/>
        </w:rPr>
        <w:t>e</w:t>
      </w:r>
      <w:r w:rsidR="00757FE5">
        <w:rPr>
          <w:rFonts w:ascii="Arial" w:hAnsi="Arial" w:cs="Arial"/>
          <w:sz w:val="24"/>
          <w:szCs w:val="24"/>
        </w:rPr>
        <w:t xml:space="preserve"> (UK IPO)</w:t>
      </w:r>
      <w:r w:rsidRPr="00E91B57">
        <w:rPr>
          <w:rFonts w:ascii="Arial" w:hAnsi="Arial" w:cs="Arial"/>
          <w:sz w:val="24"/>
          <w:szCs w:val="24"/>
        </w:rPr>
        <w:t>, both extending WIPO’s original framework while maintaining consistent definitions and criteria.</w:t>
      </w:r>
    </w:p>
    <w:p w:rsidRPr="00E91B57" w:rsidR="0060392A" w:rsidP="0060392A" w:rsidRDefault="0060392A" w14:paraId="0B98FB07" w14:textId="1FF7D79D">
      <w:pPr>
        <w:jc w:val="both"/>
        <w:rPr>
          <w:rFonts w:ascii="Arial" w:hAnsi="Arial" w:cs="Arial"/>
          <w:sz w:val="24"/>
          <w:szCs w:val="24"/>
        </w:rPr>
      </w:pPr>
      <w:r w:rsidRPr="00E91B57">
        <w:rPr>
          <w:rFonts w:ascii="Arial" w:hAnsi="Arial" w:cs="Arial"/>
          <w:sz w:val="24"/>
          <w:szCs w:val="24"/>
        </w:rPr>
        <w:t>For sustainability-related patents, we similarly combine three independent classification strategies. The first utilises CPC classes Y02 and Y04S.</w:t>
      </w:r>
      <w:r w:rsidRPr="00757FE5" w:rsidR="00757FE5">
        <w:rPr>
          <w:rFonts w:ascii="Arial" w:hAnsi="Arial" w:cs="Arial"/>
          <w:sz w:val="24"/>
          <w:szCs w:val="24"/>
          <w:vertAlign w:val="superscript"/>
        </w:rPr>
        <w:t>40</w:t>
      </w:r>
      <w:r w:rsidRPr="00757FE5">
        <w:rPr>
          <w:rFonts w:ascii="Arial" w:hAnsi="Arial" w:cs="Arial"/>
          <w:sz w:val="24"/>
          <w:szCs w:val="24"/>
          <w:vertAlign w:val="superscript"/>
        </w:rPr>
        <w:t xml:space="preserve"> </w:t>
      </w:r>
      <w:r w:rsidRPr="00E91B57">
        <w:rPr>
          <w:rFonts w:ascii="Arial" w:hAnsi="Arial" w:cs="Arial"/>
          <w:sz w:val="24"/>
          <w:szCs w:val="24"/>
        </w:rPr>
        <w:t>The second employs the IPC Green Inventory, developed jointly by WIPO, the United Nations Framework Convention on Climate Change (UNFCCC), and the Intergovernmental Panel on Climate Change (IPCC)</w:t>
      </w:r>
      <w:r w:rsidR="00757FE5">
        <w:rPr>
          <w:rFonts w:ascii="Arial" w:hAnsi="Arial" w:cs="Arial"/>
          <w:sz w:val="24"/>
          <w:szCs w:val="24"/>
        </w:rPr>
        <w:t>.</w:t>
      </w:r>
      <w:r w:rsidRPr="00E91B57">
        <w:rPr>
          <w:rFonts w:ascii="Arial" w:hAnsi="Arial" w:cs="Arial"/>
          <w:sz w:val="24"/>
          <w:szCs w:val="24"/>
        </w:rPr>
        <w:t xml:space="preserve"> The third follows the OECD’s ENV-TECH search strategy</w:t>
      </w:r>
      <w:r w:rsidR="00190B44">
        <w:rPr>
          <w:rFonts w:ascii="Arial" w:hAnsi="Arial" w:cs="Arial"/>
          <w:sz w:val="24"/>
          <w:szCs w:val="24"/>
        </w:rPr>
        <w:t>.</w:t>
      </w:r>
      <w:r w:rsidRPr="00190B44" w:rsidR="00190B44">
        <w:rPr>
          <w:rFonts w:ascii="Arial" w:hAnsi="Arial" w:cs="Arial"/>
          <w:sz w:val="24"/>
          <w:szCs w:val="24"/>
          <w:vertAlign w:val="superscript"/>
        </w:rPr>
        <w:t>41</w:t>
      </w:r>
      <w:r w:rsidR="00190B44">
        <w:rPr>
          <w:rFonts w:ascii="Arial" w:hAnsi="Arial" w:cs="Arial"/>
          <w:sz w:val="24"/>
          <w:szCs w:val="24"/>
        </w:rPr>
        <w:t xml:space="preserve"> </w:t>
      </w:r>
      <w:r w:rsidRPr="00E91B57">
        <w:rPr>
          <w:rFonts w:ascii="Arial" w:hAnsi="Arial" w:cs="Arial"/>
          <w:sz w:val="24"/>
          <w:szCs w:val="24"/>
        </w:rPr>
        <w:t>While these schemes were developed by expert groups, it is important to note that they are not based on universally accepted definitions or comprehensive conceptual frameworks of sustainability</w:t>
      </w:r>
      <w:r w:rsidR="00757FE5">
        <w:rPr>
          <w:rFonts w:ascii="Arial" w:hAnsi="Arial" w:cs="Arial"/>
          <w:sz w:val="24"/>
          <w:szCs w:val="24"/>
        </w:rPr>
        <w:t>.</w:t>
      </w:r>
      <w:r w:rsidRPr="00757FE5" w:rsidR="00757FE5">
        <w:rPr>
          <w:rFonts w:ascii="Arial" w:hAnsi="Arial" w:cs="Arial"/>
          <w:sz w:val="24"/>
          <w:szCs w:val="24"/>
          <w:vertAlign w:val="superscript"/>
        </w:rPr>
        <w:t>39,40</w:t>
      </w:r>
    </w:p>
    <w:p w:rsidRPr="00E91B57" w:rsidR="00527E2C" w:rsidP="0060392A" w:rsidRDefault="0060392A" w14:paraId="7B18175C" w14:textId="5D14C3EE">
      <w:pPr>
        <w:jc w:val="both"/>
        <w:rPr>
          <w:rFonts w:ascii="Arial" w:hAnsi="Arial" w:cs="Arial"/>
          <w:sz w:val="24"/>
          <w:szCs w:val="24"/>
        </w:rPr>
      </w:pPr>
      <w:r w:rsidRPr="00E91B57">
        <w:rPr>
          <w:rFonts w:ascii="Arial" w:hAnsi="Arial" w:cs="Arial"/>
          <w:sz w:val="24"/>
          <w:szCs w:val="24"/>
        </w:rPr>
        <w:t xml:space="preserve">We then merged the patents codes retrieved through the AI and sustainability search strategies, resulting in a combined dataset of 20,445 patents addressing both domains. Using these combined classification strategies, we extracted the corresponding patent publication numbers from PATSTAT, the extensive patent database maintained by the </w:t>
      </w:r>
      <w:r w:rsidR="00F51A67">
        <w:rPr>
          <w:rFonts w:ascii="Arial" w:hAnsi="Arial" w:cs="Arial"/>
          <w:sz w:val="24"/>
          <w:szCs w:val="24"/>
        </w:rPr>
        <w:t>EPO</w:t>
      </w:r>
      <w:r w:rsidRPr="00E91B57">
        <w:rPr>
          <w:rFonts w:ascii="Arial" w:hAnsi="Arial" w:cs="Arial"/>
          <w:sz w:val="24"/>
          <w:szCs w:val="24"/>
        </w:rPr>
        <w:t xml:space="preserve">. Further bibliographic and textual metadata were </w:t>
      </w:r>
      <w:r w:rsidRPr="00E91B57">
        <w:rPr>
          <w:rFonts w:ascii="Arial" w:hAnsi="Arial" w:cs="Arial"/>
          <w:sz w:val="24"/>
          <w:szCs w:val="24"/>
        </w:rPr>
        <w:lastRenderedPageBreak/>
        <w:t>obtained via the EPO Open Patent Service API, while assignee names and filing dates were supplemented using Google Patents.</w:t>
      </w:r>
    </w:p>
    <w:p w:rsidRPr="00E91B57" w:rsidR="0060392A" w:rsidP="0060392A" w:rsidRDefault="0060392A" w14:paraId="0C10D2EC" w14:textId="00FC042A">
      <w:pPr>
        <w:jc w:val="both"/>
        <w:rPr>
          <w:rFonts w:ascii="Arial" w:hAnsi="Arial" w:cs="Arial"/>
          <w:b/>
          <w:bCs/>
          <w:sz w:val="24"/>
          <w:szCs w:val="24"/>
        </w:rPr>
      </w:pPr>
      <w:r w:rsidRPr="00E91B57">
        <w:rPr>
          <w:rFonts w:ascii="Arial" w:hAnsi="Arial" w:cs="Arial"/>
          <w:b/>
          <w:bCs/>
          <w:sz w:val="24"/>
          <w:szCs w:val="24"/>
        </w:rPr>
        <w:t>Model Pipeline</w:t>
      </w:r>
    </w:p>
    <w:p w:rsidRPr="00E91B57" w:rsidR="0060392A" w:rsidP="0060392A" w:rsidRDefault="0060392A" w14:paraId="3135EDF2" w14:textId="257D04A2">
      <w:pPr>
        <w:jc w:val="both"/>
        <w:rPr>
          <w:rFonts w:ascii="Arial" w:hAnsi="Arial" w:cs="Arial"/>
          <w:sz w:val="24"/>
          <w:szCs w:val="24"/>
        </w:rPr>
      </w:pPr>
      <w:r w:rsidRPr="00E91B57">
        <w:rPr>
          <w:rFonts w:ascii="Arial" w:hAnsi="Arial" w:cs="Arial"/>
          <w:sz w:val="24"/>
          <w:szCs w:val="24"/>
        </w:rPr>
        <w:t>The patent analysis conducted in this thesis consists of two main parts. In the first step, we build a patent classifier, finetuned to differentiating between patents relating to AI for Sustainability and Sustainability of AI. In the second step, we implement topic modelling to analyse which technologies are patented in the two areas.</w:t>
      </w:r>
    </w:p>
    <w:p w:rsidRPr="00E91B57" w:rsidR="0060392A" w:rsidP="0060392A" w:rsidRDefault="0060392A" w14:paraId="092A039F" w14:textId="649AA228">
      <w:pPr>
        <w:jc w:val="both"/>
        <w:rPr>
          <w:rFonts w:ascii="Arial" w:hAnsi="Arial" w:cs="Arial"/>
          <w:i/>
          <w:iCs/>
          <w:sz w:val="24"/>
          <w:szCs w:val="24"/>
        </w:rPr>
      </w:pPr>
      <w:r w:rsidRPr="00E91B57">
        <w:rPr>
          <w:rFonts w:ascii="Arial" w:hAnsi="Arial" w:cs="Arial"/>
          <w:i/>
          <w:iCs/>
          <w:sz w:val="24"/>
          <w:szCs w:val="24"/>
        </w:rPr>
        <w:t>Data cleaning</w:t>
      </w:r>
    </w:p>
    <w:p w:rsidRPr="00E91B57" w:rsidR="0060392A" w:rsidP="0060392A" w:rsidRDefault="0060392A" w14:paraId="570B56A8" w14:textId="6EA843FC">
      <w:pPr>
        <w:jc w:val="both"/>
        <w:rPr>
          <w:rFonts w:ascii="Arial" w:hAnsi="Arial" w:cs="Arial"/>
          <w:sz w:val="24"/>
          <w:szCs w:val="24"/>
        </w:rPr>
      </w:pPr>
      <w:r w:rsidRPr="00E91B57">
        <w:rPr>
          <w:rFonts w:ascii="Arial" w:hAnsi="Arial" w:cs="Arial"/>
          <w:sz w:val="24"/>
          <w:szCs w:val="24"/>
        </w:rPr>
        <w:t>Before implementing any computational models, we conducted several data cleaning steps to ensure content quality and consistency. First, patents without English versions of the abstract, description, or claims were machine translated using Google Translate. Next, we removed duplicates</w:t>
      </w:r>
      <w:r w:rsidR="00F51A67">
        <w:rPr>
          <w:rFonts w:ascii="Arial" w:hAnsi="Arial" w:cs="Arial"/>
          <w:sz w:val="24"/>
          <w:szCs w:val="24"/>
        </w:rPr>
        <w:t xml:space="preserve">. This is </w:t>
      </w:r>
      <w:r w:rsidRPr="00E91B57">
        <w:rPr>
          <w:rFonts w:ascii="Arial" w:hAnsi="Arial" w:cs="Arial"/>
          <w:sz w:val="24"/>
          <w:szCs w:val="24"/>
        </w:rPr>
        <w:t>an essential step for natural language processing tasks, as duplication can skew results and reduce model performance.</w:t>
      </w:r>
      <w:r w:rsidRPr="000E6EE4" w:rsidR="000E6EE4">
        <w:rPr>
          <w:rFonts w:ascii="Arial" w:hAnsi="Arial" w:cs="Arial"/>
          <w:sz w:val="24"/>
          <w:szCs w:val="24"/>
          <w:vertAlign w:val="superscript"/>
        </w:rPr>
        <w:t>42</w:t>
      </w:r>
      <w:r w:rsidRPr="00E91B57">
        <w:rPr>
          <w:rFonts w:ascii="Arial" w:hAnsi="Arial" w:cs="Arial"/>
          <w:sz w:val="24"/>
          <w:szCs w:val="24"/>
        </w:rPr>
        <w:t xml:space="preserve"> Where multiple entries shared the same publication number, country, and title, we retained the version with the richest textual content (i.e., the most complete combination of abstract, description, and claims).</w:t>
      </w:r>
    </w:p>
    <w:p w:rsidRPr="00E91B57" w:rsidR="0060392A" w:rsidP="0060392A" w:rsidRDefault="0060392A" w14:paraId="22EAB043" w14:textId="5EABCB59">
      <w:pPr>
        <w:jc w:val="both"/>
        <w:rPr>
          <w:rFonts w:ascii="Arial" w:hAnsi="Arial" w:cs="Arial"/>
          <w:sz w:val="24"/>
          <w:szCs w:val="24"/>
        </w:rPr>
      </w:pPr>
      <w:r w:rsidRPr="00E91B57">
        <w:rPr>
          <w:rFonts w:ascii="Arial" w:hAnsi="Arial" w:cs="Arial"/>
          <w:sz w:val="24"/>
          <w:szCs w:val="24"/>
        </w:rPr>
        <w:t>Given that patent records were retrieved from multiple sources, conflicting metadata</w:t>
      </w:r>
      <w:r w:rsidR="00F2488E">
        <w:rPr>
          <w:rFonts w:ascii="Arial" w:hAnsi="Arial" w:cs="Arial"/>
          <w:sz w:val="24"/>
          <w:szCs w:val="24"/>
        </w:rPr>
        <w:t xml:space="preserve"> </w:t>
      </w:r>
      <w:r w:rsidRPr="00E91B57">
        <w:rPr>
          <w:rFonts w:ascii="Arial" w:hAnsi="Arial" w:cs="Arial"/>
          <w:sz w:val="24"/>
          <w:szCs w:val="24"/>
        </w:rPr>
        <w:t>was common. In cases where discrepancies occurred (1,386 patents), titles were cross-checked manually. We selected the longer version, assuming it would contain more descriptive information. Finally, all texts were normalised to lowercase, and non-informative elements such as references to drawings were removed. Notably, stopwords were retained to preserve syntactic structure, as the downstream analysis employed transformer-based models.</w:t>
      </w:r>
    </w:p>
    <w:p w:rsidRPr="00E91B57" w:rsidR="0060392A" w:rsidP="0060392A" w:rsidRDefault="0060392A" w14:paraId="2078B3BD" w14:textId="09CE62C8">
      <w:pPr>
        <w:jc w:val="both"/>
        <w:rPr>
          <w:rFonts w:ascii="Arial" w:hAnsi="Arial" w:cs="Arial"/>
          <w:i/>
          <w:iCs/>
          <w:sz w:val="24"/>
          <w:szCs w:val="24"/>
        </w:rPr>
      </w:pPr>
      <w:r w:rsidRPr="00E91B57">
        <w:rPr>
          <w:rFonts w:ascii="Arial" w:hAnsi="Arial" w:cs="Arial"/>
          <w:i/>
          <w:iCs/>
          <w:sz w:val="24"/>
          <w:szCs w:val="24"/>
        </w:rPr>
        <w:t>Manual Labelling</w:t>
      </w:r>
    </w:p>
    <w:p w:rsidRPr="00E91B57" w:rsidR="0060392A" w:rsidP="0060392A" w:rsidRDefault="0060392A" w14:paraId="3A4B3C7C" w14:textId="78FB9333">
      <w:pPr>
        <w:jc w:val="both"/>
        <w:rPr>
          <w:rFonts w:ascii="Arial" w:hAnsi="Arial" w:cs="Arial"/>
          <w:sz w:val="24"/>
          <w:szCs w:val="24"/>
        </w:rPr>
      </w:pPr>
      <w:r w:rsidRPr="00E91B57">
        <w:rPr>
          <w:rFonts w:ascii="Arial" w:hAnsi="Arial" w:cs="Arial"/>
          <w:sz w:val="24"/>
          <w:szCs w:val="24"/>
        </w:rPr>
        <w:t>To gain a clearer understanding of the types of patents retrieved, we manually annotated a subset of several hundred patents. Patents were labelled as</w:t>
      </w:r>
      <w:r w:rsidRPr="00965F09">
        <w:rPr>
          <w:rFonts w:ascii="Arial" w:hAnsi="Arial" w:cs="Arial"/>
          <w:i/>
          <w:iCs/>
          <w:sz w:val="24"/>
          <w:szCs w:val="24"/>
        </w:rPr>
        <w:t xml:space="preserve"> Sustainability of AI</w:t>
      </w:r>
      <w:r w:rsidRPr="00E91B57">
        <w:rPr>
          <w:rFonts w:ascii="Arial" w:hAnsi="Arial" w:cs="Arial"/>
          <w:sz w:val="24"/>
          <w:szCs w:val="24"/>
        </w:rPr>
        <w:t xml:space="preserve"> if they addressed components of the AI development pipeline, including model training, data handling, specialised AI hardware, and infrastructure</w:t>
      </w:r>
      <w:r w:rsidR="005D014C">
        <w:rPr>
          <w:rFonts w:ascii="Arial" w:hAnsi="Arial" w:cs="Arial"/>
          <w:sz w:val="24"/>
          <w:szCs w:val="24"/>
        </w:rPr>
        <w:t>.</w:t>
      </w:r>
      <w:r w:rsidRPr="00AE7215" w:rsidR="00AE7215">
        <w:rPr>
          <w:rFonts w:ascii="Arial" w:hAnsi="Arial" w:cs="Arial"/>
          <w:sz w:val="24"/>
          <w:szCs w:val="24"/>
          <w:vertAlign w:val="superscript"/>
        </w:rPr>
        <w:t>18</w:t>
      </w:r>
      <w:r w:rsidRPr="00AE7215" w:rsidR="005D014C">
        <w:rPr>
          <w:rFonts w:ascii="Arial" w:hAnsi="Arial" w:cs="Arial"/>
          <w:sz w:val="24"/>
          <w:szCs w:val="24"/>
          <w:vertAlign w:val="superscript"/>
        </w:rPr>
        <w:t xml:space="preserve"> </w:t>
      </w:r>
      <w:r w:rsidRPr="00E91B57">
        <w:rPr>
          <w:rFonts w:ascii="Arial" w:hAnsi="Arial" w:cs="Arial"/>
          <w:sz w:val="24"/>
          <w:szCs w:val="24"/>
        </w:rPr>
        <w:t xml:space="preserve">Patents focusing on general energy production or grid systems were excluded, even if relevant to AI infrastructure, as they were not considered sufficiently specific to AI technologies. Conversely, patents were labelled as </w:t>
      </w:r>
      <w:r w:rsidRPr="00965F09">
        <w:rPr>
          <w:rFonts w:ascii="Arial" w:hAnsi="Arial" w:cs="Arial"/>
          <w:i/>
          <w:iCs/>
          <w:sz w:val="24"/>
          <w:szCs w:val="24"/>
        </w:rPr>
        <w:t>AI for Sustainability</w:t>
      </w:r>
      <w:r w:rsidRPr="00E91B57">
        <w:rPr>
          <w:rFonts w:ascii="Arial" w:hAnsi="Arial" w:cs="Arial"/>
          <w:sz w:val="24"/>
          <w:szCs w:val="24"/>
        </w:rPr>
        <w:t xml:space="preserve"> if they deployed AI methods to improve environmental outcomes in other domains (e.g., agriculture, manufacturing, or transportation), or if they enabled more sustainable decision-making through AI-driven insights.</w:t>
      </w:r>
    </w:p>
    <w:p w:rsidRPr="00E91B57" w:rsidR="0060392A" w:rsidP="0060392A" w:rsidRDefault="0060392A" w14:paraId="314C6AAB" w14:textId="42358ED8">
      <w:pPr>
        <w:jc w:val="both"/>
        <w:rPr>
          <w:rFonts w:ascii="Arial" w:hAnsi="Arial" w:cs="Arial"/>
          <w:sz w:val="24"/>
          <w:szCs w:val="24"/>
        </w:rPr>
      </w:pPr>
      <w:r w:rsidRPr="00E91B57">
        <w:rPr>
          <w:rFonts w:ascii="Arial" w:hAnsi="Arial" w:cs="Arial"/>
          <w:sz w:val="24"/>
          <w:szCs w:val="24"/>
        </w:rPr>
        <w:t>Some patents were assigned to both categories. For instance, a system for automated power factor correction may enhance data centre efficiency while also supporting broader industrial sustainability goals</w:t>
      </w:r>
      <w:r w:rsidR="005E1B8F">
        <w:rPr>
          <w:rFonts w:ascii="Arial" w:hAnsi="Arial" w:cs="Arial"/>
          <w:sz w:val="24"/>
          <w:szCs w:val="24"/>
        </w:rPr>
        <w:t>.</w:t>
      </w:r>
      <w:r w:rsidR="005E1B8F">
        <w:rPr>
          <w:rFonts w:ascii="Arial" w:hAnsi="Arial" w:cs="Arial"/>
          <w:sz w:val="24"/>
          <w:szCs w:val="24"/>
          <w:vertAlign w:val="superscript"/>
        </w:rPr>
        <w:t xml:space="preserve">43 </w:t>
      </w:r>
      <w:r w:rsidRPr="00E91B57">
        <w:rPr>
          <w:rFonts w:ascii="Arial" w:hAnsi="Arial" w:cs="Arial"/>
          <w:sz w:val="24"/>
          <w:szCs w:val="24"/>
        </w:rPr>
        <w:t>Others, such as biomedical applications referencing neural networks, were excluded entirely if they were misclassified by keyword overlap but unrelated to sustainability.</w:t>
      </w:r>
    </w:p>
    <w:p w:rsidRPr="00E91B57" w:rsidR="0060392A" w:rsidP="0060392A" w:rsidRDefault="0060392A" w14:paraId="617FF3C4" w14:textId="57261447">
      <w:pPr>
        <w:jc w:val="both"/>
        <w:rPr>
          <w:rFonts w:ascii="Arial" w:hAnsi="Arial" w:cs="Arial"/>
          <w:sz w:val="24"/>
          <w:szCs w:val="24"/>
        </w:rPr>
      </w:pPr>
      <w:r w:rsidRPr="00E91B57">
        <w:rPr>
          <w:rFonts w:ascii="Arial" w:hAnsi="Arial" w:cs="Arial"/>
          <w:sz w:val="24"/>
          <w:szCs w:val="24"/>
        </w:rPr>
        <w:t>Labelling was conducted in three stages. First, a simple random sample of 500 patents was manually annotated. However, this initial sample significantly underrepresented the</w:t>
      </w:r>
      <w:r w:rsidRPr="00E91B57" w:rsidR="005E1B8F">
        <w:rPr>
          <w:rFonts w:ascii="Arial" w:hAnsi="Arial" w:cs="Arial"/>
          <w:sz w:val="24"/>
          <w:szCs w:val="24"/>
        </w:rPr>
        <w:t xml:space="preserve"> </w:t>
      </w:r>
      <w:r w:rsidRPr="005E1B8F">
        <w:rPr>
          <w:rFonts w:ascii="Arial" w:hAnsi="Arial" w:cs="Arial"/>
          <w:i/>
          <w:iCs/>
          <w:sz w:val="24"/>
          <w:szCs w:val="24"/>
        </w:rPr>
        <w:t>Sustainability of AI</w:t>
      </w:r>
      <w:r w:rsidRPr="00E91B57">
        <w:rPr>
          <w:rFonts w:ascii="Arial" w:hAnsi="Arial" w:cs="Arial"/>
          <w:sz w:val="24"/>
          <w:szCs w:val="24"/>
        </w:rPr>
        <w:t xml:space="preserve"> category, yielding fewer than 20 relevant instances. To address </w:t>
      </w:r>
      <w:r w:rsidRPr="00E91B57">
        <w:rPr>
          <w:rFonts w:ascii="Arial" w:hAnsi="Arial" w:cs="Arial"/>
          <w:sz w:val="24"/>
          <w:szCs w:val="24"/>
        </w:rPr>
        <w:lastRenderedPageBreak/>
        <w:t>this imbalance, a second sampling strategy was employed using targeted keyword searches designed to capture overlooked components of the AI pipeline. This yielded an additional 200 labelled patents, although this method risked introducing topical bias into the training set by favouring easily detectable terms.</w:t>
      </w:r>
    </w:p>
    <w:p w:rsidRPr="00E91B57" w:rsidR="0060392A" w:rsidP="0060392A" w:rsidRDefault="0060392A" w14:paraId="0EEBB558" w14:textId="45EAD2B9">
      <w:pPr>
        <w:jc w:val="both"/>
        <w:rPr>
          <w:rFonts w:ascii="Arial" w:hAnsi="Arial" w:cs="Arial"/>
          <w:sz w:val="24"/>
          <w:szCs w:val="24"/>
        </w:rPr>
      </w:pPr>
      <w:r w:rsidRPr="00E91B57">
        <w:rPr>
          <w:rFonts w:ascii="Arial" w:hAnsi="Arial" w:cs="Arial"/>
          <w:sz w:val="24"/>
          <w:szCs w:val="24"/>
        </w:rPr>
        <w:t>To mitigate the potential limitations of random and keyword-based sampling, we employed a third stage based on Active Learning (AL). AL is designed for low-resource annotation settings and aims to maximise model performance by selecting the most informative samples for labelling. Specifically, we applied the</w:t>
      </w:r>
      <w:r w:rsidRPr="00E91B57" w:rsidR="00581326">
        <w:rPr>
          <w:rFonts w:ascii="Arial" w:hAnsi="Arial" w:cs="Arial"/>
          <w:sz w:val="24"/>
          <w:szCs w:val="24"/>
        </w:rPr>
        <w:t xml:space="preserve"> </w:t>
      </w:r>
      <w:r w:rsidRPr="00581326">
        <w:rPr>
          <w:rFonts w:ascii="Arial" w:hAnsi="Arial" w:cs="Arial"/>
          <w:i/>
          <w:iCs/>
          <w:sz w:val="24"/>
          <w:szCs w:val="24"/>
        </w:rPr>
        <w:t>least confidence</w:t>
      </w:r>
      <w:r w:rsidRPr="00E91B57">
        <w:rPr>
          <w:rFonts w:ascii="Arial" w:hAnsi="Arial" w:cs="Arial"/>
          <w:sz w:val="24"/>
          <w:szCs w:val="24"/>
        </w:rPr>
        <w:t xml:space="preserve"> method, which uses entropy scores from model predictions to identify uncertain classifications.</w:t>
      </w:r>
      <w:r w:rsidRPr="001E010D" w:rsidR="001E010D">
        <w:rPr>
          <w:rFonts w:ascii="Arial" w:hAnsi="Arial" w:cs="Arial"/>
          <w:sz w:val="24"/>
          <w:szCs w:val="24"/>
          <w:vertAlign w:val="superscript"/>
        </w:rPr>
        <w:t>44,45</w:t>
      </w:r>
      <w:r w:rsidRPr="00E91B57">
        <w:rPr>
          <w:rFonts w:ascii="Arial" w:hAnsi="Arial" w:cs="Arial"/>
          <w:sz w:val="24"/>
          <w:szCs w:val="24"/>
        </w:rPr>
        <w:t xml:space="preserve"> A baseline BERT classifier was trained on the initial 700 labelled patents, then applied to the remaining unlabelled dataset to identify high-uncertainty cases. The 300 most uncertain patents were manually reviewed and labelled.</w:t>
      </w:r>
    </w:p>
    <w:p w:rsidRPr="00E91B57" w:rsidR="0060392A" w:rsidP="0060392A" w:rsidRDefault="0060392A" w14:paraId="545A4B57" w14:textId="53CC70D1">
      <w:pPr>
        <w:jc w:val="both"/>
        <w:rPr>
          <w:rFonts w:ascii="Arial" w:hAnsi="Arial" w:cs="Arial"/>
          <w:sz w:val="24"/>
          <w:szCs w:val="24"/>
        </w:rPr>
      </w:pPr>
      <w:r w:rsidRPr="00E91B57">
        <w:rPr>
          <w:rFonts w:ascii="Arial" w:hAnsi="Arial" w:cs="Arial"/>
          <w:sz w:val="24"/>
          <w:szCs w:val="24"/>
        </w:rPr>
        <w:t xml:space="preserve">This three-stage annotation process produced a balanced training dataset of 1,000 patents, capturing all three label combinations: </w:t>
      </w:r>
      <w:r w:rsidRPr="00EE3BAB">
        <w:rPr>
          <w:rFonts w:ascii="Arial" w:hAnsi="Arial" w:cs="Arial"/>
          <w:i/>
          <w:iCs/>
          <w:sz w:val="24"/>
          <w:szCs w:val="24"/>
        </w:rPr>
        <w:t>AI for Sustainability</w:t>
      </w:r>
      <w:r w:rsidRPr="00E91B57">
        <w:rPr>
          <w:rFonts w:ascii="Arial" w:hAnsi="Arial" w:cs="Arial"/>
          <w:sz w:val="24"/>
          <w:szCs w:val="24"/>
        </w:rPr>
        <w:t xml:space="preserve">, </w:t>
      </w:r>
      <w:r w:rsidRPr="00EE3BAB">
        <w:rPr>
          <w:rFonts w:ascii="Arial" w:hAnsi="Arial" w:cs="Arial"/>
          <w:i/>
          <w:iCs/>
          <w:sz w:val="24"/>
          <w:szCs w:val="24"/>
        </w:rPr>
        <w:t>Sustainability of AI</w:t>
      </w:r>
      <w:r w:rsidRPr="00E91B57">
        <w:rPr>
          <w:rFonts w:ascii="Arial" w:hAnsi="Arial" w:cs="Arial"/>
          <w:sz w:val="24"/>
          <w:szCs w:val="24"/>
        </w:rPr>
        <w:t xml:space="preserve">, and both. </w:t>
      </w:r>
      <w:r w:rsidRPr="00E91B57" w:rsidR="000C1189">
        <w:rPr>
          <w:rFonts w:ascii="Arial" w:hAnsi="Arial" w:cs="Arial"/>
          <w:sz w:val="24"/>
          <w:szCs w:val="24"/>
        </w:rPr>
        <w:t>This</w:t>
      </w:r>
      <w:r w:rsidRPr="00E91B57">
        <w:rPr>
          <w:rFonts w:ascii="Arial" w:hAnsi="Arial" w:cs="Arial"/>
          <w:sz w:val="24"/>
          <w:szCs w:val="24"/>
        </w:rPr>
        <w:t xml:space="preserve"> dataset served as the foundation for the classifier training detailed in the next section.</w:t>
      </w:r>
    </w:p>
    <w:p w:rsidR="0060392A" w:rsidP="0060392A" w:rsidRDefault="0060392A" w14:paraId="718393AC" w14:textId="5D727872">
      <w:pPr>
        <w:jc w:val="both"/>
        <w:rPr>
          <w:rFonts w:ascii="Arial" w:hAnsi="Arial" w:cs="Arial"/>
          <w:sz w:val="24"/>
          <w:szCs w:val="24"/>
        </w:rPr>
      </w:pPr>
      <w:r w:rsidRPr="00E91B57">
        <w:rPr>
          <w:rFonts w:ascii="Arial" w:hAnsi="Arial" w:cs="Arial"/>
          <w:sz w:val="24"/>
          <w:szCs w:val="24"/>
        </w:rPr>
        <w:t xml:space="preserve">To assess the quality of manual labels, we applied K-means clustering to the patent embeddings. An elbow plot indicated that two clusters offer a good fit, aligning with our two-category labelling scheme. </w:t>
      </w:r>
      <w:r w:rsidRPr="000C1189">
        <w:rPr>
          <w:rFonts w:ascii="Arial" w:hAnsi="Arial" w:cs="Arial"/>
          <w:sz w:val="24"/>
          <w:szCs w:val="24"/>
          <w:highlight w:val="magenta"/>
        </w:rPr>
        <w:t>Figure</w:t>
      </w:r>
      <w:r w:rsidRPr="000C1189" w:rsidR="000C1189">
        <w:rPr>
          <w:rFonts w:ascii="Arial" w:hAnsi="Arial" w:cs="Arial"/>
          <w:sz w:val="24"/>
          <w:szCs w:val="24"/>
          <w:highlight w:val="magenta"/>
        </w:rPr>
        <w:t xml:space="preserve"> XX</w:t>
      </w:r>
      <w:r w:rsidRPr="00E91B57">
        <w:rPr>
          <w:rFonts w:ascii="Arial" w:hAnsi="Arial" w:cs="Arial"/>
          <w:sz w:val="24"/>
          <w:szCs w:val="24"/>
        </w:rPr>
        <w:t xml:space="preserve"> shows the results of K-means clustering visualised using UMAP.</w:t>
      </w:r>
      <w:r w:rsidRPr="00CB4BED" w:rsidR="00CB4BED">
        <w:rPr>
          <w:rFonts w:ascii="Arial" w:hAnsi="Arial" w:cs="Arial"/>
          <w:sz w:val="24"/>
          <w:szCs w:val="24"/>
          <w:vertAlign w:val="superscript"/>
        </w:rPr>
        <w:t>46</w:t>
      </w:r>
      <w:r w:rsidRPr="00CB4BED">
        <w:rPr>
          <w:rFonts w:ascii="Arial" w:hAnsi="Arial" w:cs="Arial"/>
          <w:sz w:val="24"/>
          <w:szCs w:val="24"/>
          <w:vertAlign w:val="superscript"/>
        </w:rPr>
        <w:t xml:space="preserve"> </w:t>
      </w:r>
      <w:r w:rsidRPr="00E91B57">
        <w:rPr>
          <w:rFonts w:ascii="Arial" w:hAnsi="Arial" w:cs="Arial"/>
          <w:sz w:val="24"/>
          <w:szCs w:val="24"/>
        </w:rPr>
        <w:t xml:space="preserve">Trustworthiness scores above 0.9 (for up to </w:t>
      </w:r>
      <w:r w:rsidR="00F645A4">
        <w:rPr>
          <w:rFonts w:ascii="Arial" w:hAnsi="Arial" w:cs="Arial"/>
          <w:sz w:val="24"/>
          <w:szCs w:val="24"/>
        </w:rPr>
        <w:t>k</w:t>
      </w:r>
      <w:r w:rsidRPr="00E91B57">
        <w:rPr>
          <w:rFonts w:ascii="Arial" w:hAnsi="Arial" w:cs="Arial"/>
          <w:sz w:val="24"/>
          <w:szCs w:val="24"/>
        </w:rPr>
        <w:t>=50 neighbours) confirm that the projection preserves the structure of the original data.</w:t>
      </w:r>
      <w:r w:rsidRPr="00126E44" w:rsidR="00126E44">
        <w:rPr>
          <w:rFonts w:ascii="Arial" w:hAnsi="Arial" w:cs="Arial"/>
          <w:sz w:val="24"/>
          <w:szCs w:val="24"/>
          <w:vertAlign w:val="superscript"/>
        </w:rPr>
        <w:t>47</w:t>
      </w:r>
    </w:p>
    <w:p w:rsidR="000C1189" w:rsidP="000C1189" w:rsidRDefault="000C1189" w14:paraId="5310BCC5" w14:textId="1CE62B4C">
      <w:pPr>
        <w:jc w:val="center"/>
        <w:rPr>
          <w:rFonts w:ascii="Arial" w:hAnsi="Arial" w:cs="Arial"/>
          <w:sz w:val="24"/>
          <w:szCs w:val="24"/>
        </w:rPr>
      </w:pPr>
      <w:r>
        <w:rPr>
          <w:rFonts w:ascii="Arial" w:hAnsi="Arial" w:cs="Arial"/>
          <w:noProof/>
          <w:sz w:val="24"/>
          <w:szCs w:val="24"/>
        </w:rPr>
        <w:drawing>
          <wp:inline distT="0" distB="0" distL="0" distR="0" wp14:anchorId="4517C692" wp14:editId="263CAC3B">
            <wp:extent cx="3426055" cy="3426055"/>
            <wp:effectExtent l="0" t="0" r="3175" b="3175"/>
            <wp:docPr id="1250372074" name="Picture 3" descr="A diagram of clustering of labeled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72074" name="Picture 3" descr="A diagram of clustering of labeled blue and green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428950" cy="3428950"/>
                    </a:xfrm>
                    <a:prstGeom prst="rect">
                      <a:avLst/>
                    </a:prstGeom>
                  </pic:spPr>
                </pic:pic>
              </a:graphicData>
            </a:graphic>
          </wp:inline>
        </w:drawing>
      </w:r>
    </w:p>
    <w:p w:rsidRPr="00E91B57" w:rsidR="000C1189" w:rsidP="000C1189" w:rsidRDefault="000C1189" w14:paraId="4BDCC182" w14:textId="148AAA29">
      <w:pPr>
        <w:jc w:val="center"/>
        <w:rPr>
          <w:rFonts w:ascii="Arial" w:hAnsi="Arial" w:cs="Arial"/>
          <w:sz w:val="24"/>
          <w:szCs w:val="24"/>
        </w:rPr>
      </w:pPr>
      <w:r>
        <w:rPr>
          <w:rFonts w:ascii="Arial" w:hAnsi="Arial" w:cs="Arial"/>
          <w:sz w:val="24"/>
          <w:szCs w:val="24"/>
        </w:rPr>
        <w:t>Figure XX</w:t>
      </w:r>
    </w:p>
    <w:p w:rsidRPr="00E91B57" w:rsidR="0060392A" w:rsidP="0060392A" w:rsidRDefault="0060392A" w14:paraId="38D94D01" w14:textId="16C6745D">
      <w:pPr>
        <w:jc w:val="both"/>
        <w:rPr>
          <w:rFonts w:ascii="Arial" w:hAnsi="Arial" w:cs="Arial"/>
          <w:sz w:val="24"/>
          <w:szCs w:val="24"/>
        </w:rPr>
      </w:pPr>
      <w:r w:rsidRPr="00E91B57">
        <w:rPr>
          <w:rFonts w:ascii="Arial" w:hAnsi="Arial" w:cs="Arial"/>
          <w:sz w:val="24"/>
          <w:szCs w:val="24"/>
        </w:rPr>
        <w:t>The clusters reflect our conceptual categories. Sustainability of AI patents are more tightly grouped, reflecting their narrower technical scope, while \</w:t>
      </w:r>
      <w:r w:rsidRPr="00E91B57" w:rsidR="00F645A4">
        <w:rPr>
          <w:rFonts w:ascii="Arial" w:hAnsi="Arial" w:cs="Arial"/>
          <w:sz w:val="24"/>
          <w:szCs w:val="24"/>
        </w:rPr>
        <w:t xml:space="preserve"> </w:t>
      </w:r>
      <w:r w:rsidRPr="00E91B57">
        <w:rPr>
          <w:rFonts w:ascii="Arial" w:hAnsi="Arial" w:cs="Arial"/>
          <w:sz w:val="24"/>
          <w:szCs w:val="24"/>
        </w:rPr>
        <w:t>AI for Sustainability</w:t>
      </w:r>
      <w:r w:rsidR="00F645A4">
        <w:rPr>
          <w:rFonts w:ascii="Arial" w:hAnsi="Arial" w:cs="Arial"/>
          <w:sz w:val="24"/>
          <w:szCs w:val="24"/>
        </w:rPr>
        <w:t xml:space="preserve"> </w:t>
      </w:r>
      <w:r w:rsidRPr="00E91B57">
        <w:rPr>
          <w:rFonts w:ascii="Arial" w:hAnsi="Arial" w:cs="Arial"/>
          <w:sz w:val="24"/>
          <w:szCs w:val="24"/>
        </w:rPr>
        <w:t xml:space="preserve">patents are more widely distributed, consistent with their broader range of applications. </w:t>
      </w:r>
      <w:r w:rsidRPr="00E91B57">
        <w:rPr>
          <w:rFonts w:ascii="Arial" w:hAnsi="Arial" w:cs="Arial"/>
          <w:sz w:val="24"/>
          <w:szCs w:val="24"/>
        </w:rPr>
        <w:lastRenderedPageBreak/>
        <w:t>Patents labelled as both lie near the boundary, reinforcing the conceptual overlap between categories.</w:t>
      </w:r>
    </w:p>
    <w:p w:rsidRPr="00E91B57" w:rsidR="0060392A" w:rsidP="0060392A" w:rsidRDefault="0060392A" w14:paraId="036BF6A9" w14:textId="4CBBF394">
      <w:pPr>
        <w:jc w:val="both"/>
        <w:rPr>
          <w:rFonts w:ascii="Arial" w:hAnsi="Arial" w:cs="Arial"/>
          <w:i/>
          <w:iCs/>
          <w:sz w:val="24"/>
          <w:szCs w:val="24"/>
        </w:rPr>
      </w:pPr>
      <w:r w:rsidRPr="00E91B57">
        <w:rPr>
          <w:rFonts w:ascii="Arial" w:hAnsi="Arial" w:cs="Arial"/>
          <w:i/>
          <w:iCs/>
          <w:sz w:val="24"/>
          <w:szCs w:val="24"/>
        </w:rPr>
        <w:t>Computational linguistic classifier architecture</w:t>
      </w:r>
    </w:p>
    <w:p w:rsidRPr="00E91B57" w:rsidR="0060392A" w:rsidP="0060392A" w:rsidRDefault="0060392A" w14:paraId="09088A6C" w14:textId="002EE71F">
      <w:pPr>
        <w:jc w:val="both"/>
        <w:rPr>
          <w:rFonts w:ascii="Arial" w:hAnsi="Arial" w:cs="Arial"/>
          <w:sz w:val="24"/>
          <w:szCs w:val="24"/>
        </w:rPr>
      </w:pPr>
      <w:r w:rsidRPr="00E91B57">
        <w:rPr>
          <w:rFonts w:ascii="Arial" w:hAnsi="Arial" w:cs="Arial"/>
          <w:sz w:val="24"/>
          <w:szCs w:val="24"/>
        </w:rPr>
        <w:t>To classify patents into the two conceptual pillars of sustainable AI</w:t>
      </w:r>
      <w:r w:rsidR="00F645A4">
        <w:rPr>
          <w:rFonts w:ascii="Arial" w:hAnsi="Arial" w:cs="Arial"/>
          <w:sz w:val="24"/>
          <w:szCs w:val="24"/>
        </w:rPr>
        <w:t xml:space="preserve">, </w:t>
      </w:r>
      <w:r w:rsidRPr="00E91B57">
        <w:rPr>
          <w:rFonts w:ascii="Arial" w:hAnsi="Arial" w:cs="Arial"/>
          <w:sz w:val="24"/>
          <w:szCs w:val="24"/>
        </w:rPr>
        <w:t>we trained a multi-label computational linguistic classifier. This approach allows patents to be assigned to one, both, or neither category. Given the lack of existing labelled data, we constructed a dataset of 1,000 annotated patents and trained several transformer-based models using an 80/20 train-test split and 5-fold cross-validation to ensure robust performance on this limited data.</w:t>
      </w:r>
    </w:p>
    <w:p w:rsidRPr="00E91B57" w:rsidR="0060392A" w:rsidP="0060392A" w:rsidRDefault="0060392A" w14:paraId="1BE2139C" w14:textId="7C9313C7">
      <w:pPr>
        <w:jc w:val="both"/>
        <w:rPr>
          <w:rFonts w:ascii="Arial" w:hAnsi="Arial" w:cs="Arial"/>
          <w:sz w:val="24"/>
          <w:szCs w:val="24"/>
        </w:rPr>
      </w:pPr>
      <w:r w:rsidRPr="00E91B57">
        <w:rPr>
          <w:rFonts w:ascii="Arial" w:hAnsi="Arial" w:cs="Arial"/>
          <w:sz w:val="24"/>
          <w:szCs w:val="24"/>
        </w:rPr>
        <w:t>We tested multiple architectures including BERT, SciBERT, PatentSBERTa, and Longformer, reflecting recent advances in domain-specific NLP for technical texts. Text inputs included patent titles, abstracts, and partial descriptions, with Longformer additionally processing claims due to its ability to handle longer sequences. To optimise learning, we experimented with different hyperparameters, loss functions (including binary cross-entropy and class-balanced losses), and input combinations such as CPC code features alongside text.</w:t>
      </w:r>
    </w:p>
    <w:p w:rsidRPr="00E91B57" w:rsidR="0060392A" w:rsidP="0060392A" w:rsidRDefault="0060392A" w14:paraId="4B1B1912" w14:textId="4068269B">
      <w:pPr>
        <w:jc w:val="both"/>
        <w:rPr>
          <w:rFonts w:ascii="Arial" w:hAnsi="Arial" w:cs="Arial"/>
          <w:sz w:val="24"/>
          <w:szCs w:val="24"/>
        </w:rPr>
      </w:pPr>
      <w:r w:rsidRPr="00E91B57">
        <w:rPr>
          <w:rFonts w:ascii="Arial" w:hAnsi="Arial" w:cs="Arial"/>
          <w:sz w:val="24"/>
          <w:szCs w:val="24"/>
        </w:rPr>
        <w:t>Evaluation focused on the macro F1 score, which balances performance across imbalanced classes. Ultimately, PatentSBERTa with binary cross-entropy loss and text-only input achieved the best validation performance. This model was retrained on the full labelled dataset and used to predict categories for the remaining 20,000+ patents. The model's output underpins all subsequent analyses of sustainable AI innovation patterns.</w:t>
      </w:r>
    </w:p>
    <w:p w:rsidRPr="00E91B57" w:rsidR="0060392A" w:rsidP="0060392A" w:rsidRDefault="0060392A" w14:paraId="61F3D900" w14:textId="2D531847">
      <w:pPr>
        <w:jc w:val="both"/>
        <w:rPr>
          <w:rFonts w:ascii="Arial" w:hAnsi="Arial" w:cs="Arial"/>
          <w:sz w:val="24"/>
          <w:szCs w:val="24"/>
        </w:rPr>
      </w:pPr>
      <w:r w:rsidRPr="00E91B57">
        <w:rPr>
          <w:rFonts w:ascii="Arial" w:hAnsi="Arial" w:cs="Arial"/>
          <w:sz w:val="24"/>
          <w:szCs w:val="24"/>
        </w:rPr>
        <w:t>To assess model performance, we used the macro F1 score, which calculates the unweighted average of F1 scores across classes.</w:t>
      </w:r>
      <w:r w:rsidRPr="00EB123A" w:rsidR="00EB123A">
        <w:rPr>
          <w:rFonts w:ascii="Arial" w:hAnsi="Arial" w:cs="Arial"/>
          <w:sz w:val="24"/>
          <w:szCs w:val="24"/>
          <w:vertAlign w:val="superscript"/>
        </w:rPr>
        <w:t>48</w:t>
      </w:r>
      <w:r w:rsidRPr="00E91B57">
        <w:rPr>
          <w:rFonts w:ascii="Arial" w:hAnsi="Arial" w:cs="Arial"/>
          <w:sz w:val="24"/>
          <w:szCs w:val="24"/>
        </w:rPr>
        <w:t xml:space="preserve"> This metric is particularly appropriate for multi-label classification with imbalanced data, as it treats all labels equally and captures both precision and recall. Model performance was averaged across five validation folds, and the best model was further evaluated on a held-out test set comprising 20% of the labelled data.</w:t>
      </w:r>
    </w:p>
    <w:p w:rsidRPr="00E91B57" w:rsidR="0060392A" w:rsidP="0060392A" w:rsidRDefault="0060392A" w14:paraId="2F870AF5" w14:textId="7BF1E43E">
      <w:pPr>
        <w:jc w:val="both"/>
        <w:rPr>
          <w:rFonts w:ascii="Arial" w:hAnsi="Arial" w:cs="Arial"/>
          <w:sz w:val="24"/>
          <w:szCs w:val="24"/>
        </w:rPr>
      </w:pPr>
      <w:r w:rsidRPr="00E91B57">
        <w:rPr>
          <w:rFonts w:ascii="Arial" w:hAnsi="Arial" w:cs="Arial"/>
          <w:sz w:val="24"/>
          <w:szCs w:val="24"/>
        </w:rPr>
        <w:t xml:space="preserve">We trained and compared 222 models across multiple architectures and configurations. These included four transformer models (BERT, SciBERT, PatentSBERTa, and Longformer), three loss functions (standard binary cross-entropy, distribution-balanced loss, and class-balanced focal loss), and two input types (text only </w:t>
      </w:r>
      <w:r w:rsidR="00B45EB5">
        <w:rPr>
          <w:rFonts w:ascii="Arial" w:hAnsi="Arial" w:cs="Arial"/>
          <w:sz w:val="24"/>
          <w:szCs w:val="24"/>
        </w:rPr>
        <w:t>and multi-modal data with</w:t>
      </w:r>
      <w:r w:rsidRPr="00E91B57">
        <w:rPr>
          <w:rFonts w:ascii="Arial" w:hAnsi="Arial" w:cs="Arial"/>
          <w:sz w:val="24"/>
          <w:szCs w:val="24"/>
        </w:rPr>
        <w:t xml:space="preserve"> text + CPC codes). Bert-based models were tuned using different batch sizes and dropout settings, while Longformer models were trained without hyperparameter tuning due to higher computational costs.</w:t>
      </w:r>
    </w:p>
    <w:p w:rsidRPr="00E91B57" w:rsidR="0028146B" w:rsidP="0047404A" w:rsidRDefault="001F1E03" w14:paraId="6091C6D1" w14:textId="41E9093B">
      <w:pPr>
        <w:jc w:val="both"/>
        <w:rPr>
          <w:rFonts w:ascii="Arial" w:hAnsi="Arial" w:cs="Arial"/>
          <w:sz w:val="24"/>
          <w:szCs w:val="24"/>
        </w:rPr>
      </w:pPr>
      <w:r w:rsidRPr="00E91B57">
        <w:rPr>
          <w:rFonts w:ascii="Arial" w:hAnsi="Arial" w:cs="Arial"/>
          <w:sz w:val="24"/>
          <w:szCs w:val="24"/>
        </w:rPr>
        <w:t xml:space="preserve">SciBERT </w:t>
      </w:r>
      <w:r w:rsidR="00B45EB5">
        <w:rPr>
          <w:rFonts w:ascii="Arial" w:hAnsi="Arial" w:cs="Arial"/>
          <w:sz w:val="24"/>
          <w:szCs w:val="24"/>
        </w:rPr>
        <w:t xml:space="preserve">with multi-modal input data </w:t>
      </w:r>
      <w:r w:rsidR="00A519C2">
        <w:rPr>
          <w:rFonts w:ascii="Arial" w:hAnsi="Arial" w:cs="Arial"/>
          <w:sz w:val="24"/>
          <w:szCs w:val="24"/>
        </w:rPr>
        <w:t>and</w:t>
      </w:r>
      <w:r w:rsidRPr="00E91B57" w:rsidR="00A519C2">
        <w:rPr>
          <w:rFonts w:ascii="Arial" w:hAnsi="Arial" w:cs="Arial"/>
          <w:sz w:val="24"/>
          <w:szCs w:val="24"/>
        </w:rPr>
        <w:t xml:space="preserve"> with</w:t>
      </w:r>
      <w:r w:rsidRPr="00E91B57" w:rsidR="00B45EB5">
        <w:rPr>
          <w:rFonts w:ascii="Arial" w:hAnsi="Arial" w:cs="Arial"/>
          <w:sz w:val="24"/>
          <w:szCs w:val="24"/>
        </w:rPr>
        <w:t xml:space="preserve"> </w:t>
      </w:r>
      <w:r w:rsidRPr="00E91B57" w:rsidR="0060392A">
        <w:rPr>
          <w:rFonts w:ascii="Arial" w:hAnsi="Arial" w:cs="Arial"/>
          <w:sz w:val="24"/>
          <w:szCs w:val="24"/>
        </w:rPr>
        <w:t>text-only input and binary cross-entropy loss achieved the highest validation performance and was selected as the final model</w:t>
      </w:r>
      <w:r w:rsidR="009A4D82">
        <w:rPr>
          <w:rFonts w:ascii="Arial" w:hAnsi="Arial" w:cs="Arial"/>
          <w:sz w:val="24"/>
          <w:szCs w:val="24"/>
        </w:rPr>
        <w:t xml:space="preserve"> (</w:t>
      </w:r>
      <w:r w:rsidR="00F02311">
        <w:rPr>
          <w:rFonts w:ascii="Arial" w:hAnsi="Arial" w:cs="Arial"/>
          <w:sz w:val="24"/>
          <w:szCs w:val="24"/>
        </w:rPr>
        <w:t>macro F1 = 0</w:t>
      </w:r>
      <w:r w:rsidR="00D73CC3">
        <w:rPr>
          <w:rFonts w:ascii="Arial" w:hAnsi="Arial" w:cs="Arial"/>
          <w:sz w:val="24"/>
          <w:szCs w:val="24"/>
        </w:rPr>
        <w:t>.</w:t>
      </w:r>
      <w:r w:rsidR="00D23A0F">
        <w:rPr>
          <w:rFonts w:ascii="Arial" w:hAnsi="Arial" w:cs="Arial"/>
          <w:sz w:val="24"/>
          <w:szCs w:val="24"/>
        </w:rPr>
        <w:t>881</w:t>
      </w:r>
      <w:r w:rsidR="00D73CC3">
        <w:rPr>
          <w:rFonts w:ascii="Arial" w:hAnsi="Arial" w:cs="Arial"/>
          <w:sz w:val="24"/>
          <w:szCs w:val="24"/>
        </w:rPr>
        <w:t>)</w:t>
      </w:r>
      <w:r w:rsidRPr="00E91B57" w:rsidR="0060392A">
        <w:rPr>
          <w:rFonts w:ascii="Arial" w:hAnsi="Arial" w:cs="Arial"/>
          <w:sz w:val="24"/>
          <w:szCs w:val="24"/>
        </w:rPr>
        <w:t>. This classifier was retrained on the full labelled dataset and used to assign labels to the remaining unlabelled patents. The resulting predictions serve as the foundation for our large-scale analysis of sustainable AI innovation.</w:t>
      </w:r>
    </w:p>
    <w:p w:rsidRPr="00E91B57" w:rsidR="00043F90" w:rsidP="00EE7083" w:rsidRDefault="000C1189" w14:paraId="5341E85B" w14:textId="4A73FAED">
      <w:pPr>
        <w:jc w:val="both"/>
        <w:rPr>
          <w:rFonts w:ascii="Arial" w:hAnsi="Arial" w:cs="Arial"/>
          <w:b/>
          <w:bCs/>
          <w:sz w:val="24"/>
          <w:szCs w:val="24"/>
        </w:rPr>
      </w:pPr>
      <w:r>
        <w:rPr>
          <w:rFonts w:ascii="Arial" w:hAnsi="Arial" w:cs="Arial"/>
          <w:b/>
          <w:bCs/>
          <w:noProof/>
          <w:sz w:val="24"/>
          <w:szCs w:val="24"/>
        </w:rPr>
        <w:lastRenderedPageBreak/>
        <w:drawing>
          <wp:inline distT="0" distB="0" distL="0" distR="0" wp14:anchorId="5E6E37CE" wp14:editId="34274667">
            <wp:extent cx="5731510" cy="4149090"/>
            <wp:effectExtent l="0" t="0" r="2540" b="3810"/>
            <wp:docPr id="400447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47766" name="Picture 4004477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149090"/>
                    </a:xfrm>
                    <a:prstGeom prst="rect">
                      <a:avLst/>
                    </a:prstGeom>
                  </pic:spPr>
                </pic:pic>
              </a:graphicData>
            </a:graphic>
          </wp:inline>
        </w:drawing>
      </w:r>
    </w:p>
    <w:sectPr w:rsidRPr="00E91B57" w:rsidR="00043F9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7996" w:rsidP="00647996" w:rsidRDefault="00647996" w14:paraId="098E10C8" w14:textId="77777777">
      <w:pPr>
        <w:spacing w:after="0" w:line="240" w:lineRule="auto"/>
      </w:pPr>
      <w:r>
        <w:separator/>
      </w:r>
    </w:p>
  </w:endnote>
  <w:endnote w:type="continuationSeparator" w:id="0">
    <w:p w:rsidR="00647996" w:rsidP="00647996" w:rsidRDefault="00647996" w14:paraId="4AEDA32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7996" w:rsidP="00647996" w:rsidRDefault="00647996" w14:paraId="05CCE061" w14:textId="77777777">
      <w:pPr>
        <w:spacing w:after="0" w:line="240" w:lineRule="auto"/>
      </w:pPr>
      <w:r>
        <w:separator/>
      </w:r>
    </w:p>
  </w:footnote>
  <w:footnote w:type="continuationSeparator" w:id="0">
    <w:p w:rsidR="00647996" w:rsidP="00647996" w:rsidRDefault="00647996" w14:paraId="2CDAFE84"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83"/>
    <w:rsid w:val="00001C8F"/>
    <w:rsid w:val="00021A40"/>
    <w:rsid w:val="00023BE4"/>
    <w:rsid w:val="00033023"/>
    <w:rsid w:val="00043F90"/>
    <w:rsid w:val="00066B2B"/>
    <w:rsid w:val="00070875"/>
    <w:rsid w:val="00085C50"/>
    <w:rsid w:val="000B0C71"/>
    <w:rsid w:val="000B12DB"/>
    <w:rsid w:val="000B1B9E"/>
    <w:rsid w:val="000C1189"/>
    <w:rsid w:val="000C536C"/>
    <w:rsid w:val="000E2EBF"/>
    <w:rsid w:val="000E3E70"/>
    <w:rsid w:val="000E6EE4"/>
    <w:rsid w:val="000F2B01"/>
    <w:rsid w:val="001134EB"/>
    <w:rsid w:val="001173F2"/>
    <w:rsid w:val="00126E44"/>
    <w:rsid w:val="00140869"/>
    <w:rsid w:val="00146CAB"/>
    <w:rsid w:val="00151D05"/>
    <w:rsid w:val="0015265D"/>
    <w:rsid w:val="00154E88"/>
    <w:rsid w:val="00157AA4"/>
    <w:rsid w:val="00173919"/>
    <w:rsid w:val="00176CAF"/>
    <w:rsid w:val="00177C3E"/>
    <w:rsid w:val="00190B44"/>
    <w:rsid w:val="001919EA"/>
    <w:rsid w:val="00193790"/>
    <w:rsid w:val="001A7952"/>
    <w:rsid w:val="001B5365"/>
    <w:rsid w:val="001B76F4"/>
    <w:rsid w:val="001C4A5D"/>
    <w:rsid w:val="001C6E14"/>
    <w:rsid w:val="001E010D"/>
    <w:rsid w:val="001F0C11"/>
    <w:rsid w:val="001F1E03"/>
    <w:rsid w:val="001F428C"/>
    <w:rsid w:val="001F745A"/>
    <w:rsid w:val="00201BB7"/>
    <w:rsid w:val="002026B4"/>
    <w:rsid w:val="00214C46"/>
    <w:rsid w:val="002179E3"/>
    <w:rsid w:val="00231114"/>
    <w:rsid w:val="002632DA"/>
    <w:rsid w:val="00270EA3"/>
    <w:rsid w:val="0028146B"/>
    <w:rsid w:val="00291C85"/>
    <w:rsid w:val="0029635F"/>
    <w:rsid w:val="002A7EDA"/>
    <w:rsid w:val="002B2B8D"/>
    <w:rsid w:val="002B4BB8"/>
    <w:rsid w:val="002B50D7"/>
    <w:rsid w:val="002D6019"/>
    <w:rsid w:val="002F152B"/>
    <w:rsid w:val="002F25D8"/>
    <w:rsid w:val="002F2A3D"/>
    <w:rsid w:val="003240B9"/>
    <w:rsid w:val="00324866"/>
    <w:rsid w:val="003319CF"/>
    <w:rsid w:val="00336088"/>
    <w:rsid w:val="00353A69"/>
    <w:rsid w:val="00363F39"/>
    <w:rsid w:val="00374E9F"/>
    <w:rsid w:val="00385265"/>
    <w:rsid w:val="0039643F"/>
    <w:rsid w:val="003A2242"/>
    <w:rsid w:val="003A64E7"/>
    <w:rsid w:val="003B4117"/>
    <w:rsid w:val="003E14DA"/>
    <w:rsid w:val="003E330F"/>
    <w:rsid w:val="003E50E4"/>
    <w:rsid w:val="003E56A6"/>
    <w:rsid w:val="003F371D"/>
    <w:rsid w:val="003F60A4"/>
    <w:rsid w:val="00407EAE"/>
    <w:rsid w:val="00421F32"/>
    <w:rsid w:val="00432681"/>
    <w:rsid w:val="00433790"/>
    <w:rsid w:val="0045014B"/>
    <w:rsid w:val="00451AC0"/>
    <w:rsid w:val="0046636C"/>
    <w:rsid w:val="0047404A"/>
    <w:rsid w:val="004859ED"/>
    <w:rsid w:val="00496BF4"/>
    <w:rsid w:val="004A0125"/>
    <w:rsid w:val="004A3255"/>
    <w:rsid w:val="004A5380"/>
    <w:rsid w:val="004B1AD2"/>
    <w:rsid w:val="004B31E4"/>
    <w:rsid w:val="004C3B0B"/>
    <w:rsid w:val="004C668F"/>
    <w:rsid w:val="004E070D"/>
    <w:rsid w:val="004E096D"/>
    <w:rsid w:val="004E15E5"/>
    <w:rsid w:val="005052D8"/>
    <w:rsid w:val="005069FA"/>
    <w:rsid w:val="005227F9"/>
    <w:rsid w:val="005235DF"/>
    <w:rsid w:val="00525147"/>
    <w:rsid w:val="00527C43"/>
    <w:rsid w:val="00527E2C"/>
    <w:rsid w:val="00540738"/>
    <w:rsid w:val="00545116"/>
    <w:rsid w:val="0055009D"/>
    <w:rsid w:val="00581326"/>
    <w:rsid w:val="005A1EB0"/>
    <w:rsid w:val="005B1B8F"/>
    <w:rsid w:val="005D014C"/>
    <w:rsid w:val="005D1F43"/>
    <w:rsid w:val="005D6B1B"/>
    <w:rsid w:val="005D7C38"/>
    <w:rsid w:val="005E0EF8"/>
    <w:rsid w:val="005E1B8F"/>
    <w:rsid w:val="005F14C2"/>
    <w:rsid w:val="005F1607"/>
    <w:rsid w:val="005F21A1"/>
    <w:rsid w:val="00600704"/>
    <w:rsid w:val="0060392A"/>
    <w:rsid w:val="006043D4"/>
    <w:rsid w:val="0061170F"/>
    <w:rsid w:val="00611EDF"/>
    <w:rsid w:val="00622403"/>
    <w:rsid w:val="00647996"/>
    <w:rsid w:val="00650AD0"/>
    <w:rsid w:val="006664CD"/>
    <w:rsid w:val="00671A77"/>
    <w:rsid w:val="0067476E"/>
    <w:rsid w:val="00681B4C"/>
    <w:rsid w:val="00686A6F"/>
    <w:rsid w:val="006932EF"/>
    <w:rsid w:val="006A4D6A"/>
    <w:rsid w:val="006A7CDF"/>
    <w:rsid w:val="006B19F1"/>
    <w:rsid w:val="006B364E"/>
    <w:rsid w:val="006B51AF"/>
    <w:rsid w:val="006B77B5"/>
    <w:rsid w:val="006C30A4"/>
    <w:rsid w:val="006C7D69"/>
    <w:rsid w:val="006E0DD0"/>
    <w:rsid w:val="00704D87"/>
    <w:rsid w:val="007233D0"/>
    <w:rsid w:val="007250A7"/>
    <w:rsid w:val="007331C5"/>
    <w:rsid w:val="00736CC5"/>
    <w:rsid w:val="007457A7"/>
    <w:rsid w:val="00753122"/>
    <w:rsid w:val="00757FE5"/>
    <w:rsid w:val="0076107D"/>
    <w:rsid w:val="00767AFC"/>
    <w:rsid w:val="00767D04"/>
    <w:rsid w:val="00781C53"/>
    <w:rsid w:val="007825E6"/>
    <w:rsid w:val="00790218"/>
    <w:rsid w:val="00795275"/>
    <w:rsid w:val="007A748C"/>
    <w:rsid w:val="007B77F0"/>
    <w:rsid w:val="007C0619"/>
    <w:rsid w:val="007C0C69"/>
    <w:rsid w:val="007C6E58"/>
    <w:rsid w:val="007D1F59"/>
    <w:rsid w:val="008031A9"/>
    <w:rsid w:val="00803532"/>
    <w:rsid w:val="0081464B"/>
    <w:rsid w:val="00817453"/>
    <w:rsid w:val="008461F6"/>
    <w:rsid w:val="00847FBF"/>
    <w:rsid w:val="00852133"/>
    <w:rsid w:val="00853D87"/>
    <w:rsid w:val="008675CB"/>
    <w:rsid w:val="00887EA6"/>
    <w:rsid w:val="008A28FA"/>
    <w:rsid w:val="008A30BE"/>
    <w:rsid w:val="008B4268"/>
    <w:rsid w:val="008C2661"/>
    <w:rsid w:val="008D3FFF"/>
    <w:rsid w:val="008E3B26"/>
    <w:rsid w:val="008F5CEA"/>
    <w:rsid w:val="008F7207"/>
    <w:rsid w:val="00900733"/>
    <w:rsid w:val="00907F06"/>
    <w:rsid w:val="00915D67"/>
    <w:rsid w:val="009255FA"/>
    <w:rsid w:val="0092720A"/>
    <w:rsid w:val="00940198"/>
    <w:rsid w:val="00941720"/>
    <w:rsid w:val="00941AE5"/>
    <w:rsid w:val="009441C0"/>
    <w:rsid w:val="00946D54"/>
    <w:rsid w:val="00957533"/>
    <w:rsid w:val="00965F09"/>
    <w:rsid w:val="0097172C"/>
    <w:rsid w:val="009742D9"/>
    <w:rsid w:val="0099744F"/>
    <w:rsid w:val="009A4D82"/>
    <w:rsid w:val="009C16B9"/>
    <w:rsid w:val="009C4E5B"/>
    <w:rsid w:val="009D6B8A"/>
    <w:rsid w:val="009E3282"/>
    <w:rsid w:val="009F4E6A"/>
    <w:rsid w:val="00A404A0"/>
    <w:rsid w:val="00A519C2"/>
    <w:rsid w:val="00A54DDA"/>
    <w:rsid w:val="00A6534F"/>
    <w:rsid w:val="00A75360"/>
    <w:rsid w:val="00AA57A3"/>
    <w:rsid w:val="00AB2A7E"/>
    <w:rsid w:val="00AE1BA9"/>
    <w:rsid w:val="00AE5DB4"/>
    <w:rsid w:val="00AE7215"/>
    <w:rsid w:val="00AE727B"/>
    <w:rsid w:val="00AF2DBE"/>
    <w:rsid w:val="00B13FD6"/>
    <w:rsid w:val="00B20E9F"/>
    <w:rsid w:val="00B30BA0"/>
    <w:rsid w:val="00B31F95"/>
    <w:rsid w:val="00B436AD"/>
    <w:rsid w:val="00B45EB5"/>
    <w:rsid w:val="00B479A6"/>
    <w:rsid w:val="00BB27E2"/>
    <w:rsid w:val="00BD1F19"/>
    <w:rsid w:val="00BD36F6"/>
    <w:rsid w:val="00BE1C08"/>
    <w:rsid w:val="00BE5DC8"/>
    <w:rsid w:val="00C041B9"/>
    <w:rsid w:val="00C44280"/>
    <w:rsid w:val="00C55A73"/>
    <w:rsid w:val="00C9230F"/>
    <w:rsid w:val="00C9734E"/>
    <w:rsid w:val="00CA3DB7"/>
    <w:rsid w:val="00CB4BED"/>
    <w:rsid w:val="00CD6E2C"/>
    <w:rsid w:val="00D143FE"/>
    <w:rsid w:val="00D207E8"/>
    <w:rsid w:val="00D23A0F"/>
    <w:rsid w:val="00D26E73"/>
    <w:rsid w:val="00D36A2B"/>
    <w:rsid w:val="00D46CEA"/>
    <w:rsid w:val="00D55DFE"/>
    <w:rsid w:val="00D65BE3"/>
    <w:rsid w:val="00D73CC3"/>
    <w:rsid w:val="00D85C92"/>
    <w:rsid w:val="00D92B1F"/>
    <w:rsid w:val="00D97B74"/>
    <w:rsid w:val="00DA694B"/>
    <w:rsid w:val="00DE5FB0"/>
    <w:rsid w:val="00E26DFF"/>
    <w:rsid w:val="00E40859"/>
    <w:rsid w:val="00E55CD5"/>
    <w:rsid w:val="00E55E0B"/>
    <w:rsid w:val="00E57197"/>
    <w:rsid w:val="00E577D5"/>
    <w:rsid w:val="00E65BAD"/>
    <w:rsid w:val="00E6727A"/>
    <w:rsid w:val="00E726AC"/>
    <w:rsid w:val="00E91B57"/>
    <w:rsid w:val="00E97900"/>
    <w:rsid w:val="00EA4766"/>
    <w:rsid w:val="00EA67F7"/>
    <w:rsid w:val="00EB123A"/>
    <w:rsid w:val="00EC05E0"/>
    <w:rsid w:val="00EC24CA"/>
    <w:rsid w:val="00ED4F40"/>
    <w:rsid w:val="00EE31C2"/>
    <w:rsid w:val="00EE3BAB"/>
    <w:rsid w:val="00EE7083"/>
    <w:rsid w:val="00F02311"/>
    <w:rsid w:val="00F13049"/>
    <w:rsid w:val="00F16949"/>
    <w:rsid w:val="00F17D32"/>
    <w:rsid w:val="00F23309"/>
    <w:rsid w:val="00F2488E"/>
    <w:rsid w:val="00F257A7"/>
    <w:rsid w:val="00F25AAC"/>
    <w:rsid w:val="00F51A67"/>
    <w:rsid w:val="00F5470D"/>
    <w:rsid w:val="00F5475D"/>
    <w:rsid w:val="00F55327"/>
    <w:rsid w:val="00F60921"/>
    <w:rsid w:val="00F645A4"/>
    <w:rsid w:val="00F75B72"/>
    <w:rsid w:val="00FC372E"/>
    <w:rsid w:val="00FD236D"/>
    <w:rsid w:val="0BCC0F60"/>
    <w:rsid w:val="26057350"/>
    <w:rsid w:val="37BB38B5"/>
    <w:rsid w:val="3F3AA60B"/>
    <w:rsid w:val="47DF37A0"/>
    <w:rsid w:val="49D56631"/>
    <w:rsid w:val="538E39EC"/>
    <w:rsid w:val="7B6195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5161"/>
  <w15:chartTrackingRefBased/>
  <w15:docId w15:val="{C9CC54D3-1A9D-447F-B82F-5FB2D3077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E708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708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08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708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EE708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EE708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E708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E708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E708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E708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E708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E7083"/>
    <w:rPr>
      <w:rFonts w:eastAsiaTheme="majorEastAsia" w:cstheme="majorBidi"/>
      <w:color w:val="272727" w:themeColor="text1" w:themeTint="D8"/>
    </w:rPr>
  </w:style>
  <w:style w:type="paragraph" w:styleId="Title">
    <w:name w:val="Title"/>
    <w:basedOn w:val="Normal"/>
    <w:next w:val="Normal"/>
    <w:link w:val="TitleChar"/>
    <w:uiPriority w:val="10"/>
    <w:qFormat/>
    <w:rsid w:val="00EE708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E708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E708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E7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083"/>
    <w:pPr>
      <w:spacing w:before="160"/>
      <w:jc w:val="center"/>
    </w:pPr>
    <w:rPr>
      <w:i/>
      <w:iCs/>
      <w:color w:val="404040" w:themeColor="text1" w:themeTint="BF"/>
    </w:rPr>
  </w:style>
  <w:style w:type="character" w:styleId="QuoteChar" w:customStyle="1">
    <w:name w:val="Quote Char"/>
    <w:basedOn w:val="DefaultParagraphFont"/>
    <w:link w:val="Quote"/>
    <w:uiPriority w:val="29"/>
    <w:rsid w:val="00EE7083"/>
    <w:rPr>
      <w:i/>
      <w:iCs/>
      <w:color w:val="404040" w:themeColor="text1" w:themeTint="BF"/>
    </w:rPr>
  </w:style>
  <w:style w:type="paragraph" w:styleId="ListParagraph">
    <w:name w:val="List Paragraph"/>
    <w:basedOn w:val="Normal"/>
    <w:uiPriority w:val="34"/>
    <w:qFormat/>
    <w:rsid w:val="00EE7083"/>
    <w:pPr>
      <w:ind w:left="720"/>
      <w:contextualSpacing/>
    </w:pPr>
  </w:style>
  <w:style w:type="character" w:styleId="IntenseEmphasis">
    <w:name w:val="Intense Emphasis"/>
    <w:basedOn w:val="DefaultParagraphFont"/>
    <w:uiPriority w:val="21"/>
    <w:qFormat/>
    <w:rsid w:val="00EE7083"/>
    <w:rPr>
      <w:i/>
      <w:iCs/>
      <w:color w:val="2F5496" w:themeColor="accent1" w:themeShade="BF"/>
    </w:rPr>
  </w:style>
  <w:style w:type="paragraph" w:styleId="IntenseQuote">
    <w:name w:val="Intense Quote"/>
    <w:basedOn w:val="Normal"/>
    <w:next w:val="Normal"/>
    <w:link w:val="IntenseQuoteChar"/>
    <w:uiPriority w:val="30"/>
    <w:qFormat/>
    <w:rsid w:val="00EE708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E7083"/>
    <w:rPr>
      <w:i/>
      <w:iCs/>
      <w:color w:val="2F5496" w:themeColor="accent1" w:themeShade="BF"/>
    </w:rPr>
  </w:style>
  <w:style w:type="character" w:styleId="IntenseReference">
    <w:name w:val="Intense Reference"/>
    <w:basedOn w:val="DefaultParagraphFont"/>
    <w:uiPriority w:val="32"/>
    <w:qFormat/>
    <w:rsid w:val="00EE7083"/>
    <w:rPr>
      <w:b/>
      <w:bCs/>
      <w:smallCaps/>
      <w:color w:val="2F5496" w:themeColor="accent1" w:themeShade="BF"/>
      <w:spacing w:val="5"/>
    </w:rPr>
  </w:style>
  <w:style w:type="paragraph" w:styleId="FootnoteText">
    <w:name w:val="footnote text"/>
    <w:basedOn w:val="Normal"/>
    <w:link w:val="FootnoteTextChar"/>
    <w:uiPriority w:val="99"/>
    <w:semiHidden/>
    <w:unhideWhenUsed/>
    <w:rsid w:val="00647996"/>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647996"/>
    <w:rPr>
      <w:sz w:val="20"/>
      <w:szCs w:val="20"/>
    </w:rPr>
  </w:style>
  <w:style w:type="character" w:styleId="FootnoteReference">
    <w:name w:val="footnote reference"/>
    <w:basedOn w:val="DefaultParagraphFont"/>
    <w:uiPriority w:val="99"/>
    <w:semiHidden/>
    <w:unhideWhenUsed/>
    <w:rsid w:val="00647996"/>
    <w:rPr>
      <w:vertAlign w:val="superscript"/>
    </w:rPr>
  </w:style>
  <w:style w:type="character" w:styleId="Hyperlink">
    <w:name w:val="Hyperlink"/>
    <w:basedOn w:val="DefaultParagraphFont"/>
    <w:uiPriority w:val="99"/>
    <w:unhideWhenUsed/>
    <w:rsid w:val="005235DF"/>
    <w:rPr>
      <w:color w:val="0563C1" w:themeColor="hyperlink"/>
      <w:u w:val="single"/>
    </w:rPr>
  </w:style>
  <w:style w:type="character" w:styleId="UnresolvedMention">
    <w:name w:val="Unresolved Mention"/>
    <w:basedOn w:val="DefaultParagraphFont"/>
    <w:uiPriority w:val="99"/>
    <w:semiHidden/>
    <w:unhideWhenUsed/>
    <w:rsid w:val="00523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6.png"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5.png"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yperlink" Target="https://www.epo.org/en/searching-for-patents/business/patstat" TargetMode="Externa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DA842-7EAD-49C5-BF83-DB18EC4A5D0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 Valdivia</dc:creator>
  <keywords/>
  <dc:description/>
  <lastModifiedBy>Christina Ziegler</lastModifiedBy>
  <revision>283</revision>
  <dcterms:created xsi:type="dcterms:W3CDTF">2025-09-16T08:58:00.0000000Z</dcterms:created>
  <dcterms:modified xsi:type="dcterms:W3CDTF">2025-10-13T21:39:32.1499574Z</dcterms:modified>
</coreProperties>
</file>